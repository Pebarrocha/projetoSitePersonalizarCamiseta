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2576E" w14:textId="77777777" w:rsidR="00D57C99" w:rsidRPr="00D57C99" w:rsidRDefault="00D57C99" w:rsidP="00D57C99">
      <w:pPr>
        <w:pStyle w:val="Ttulo"/>
        <w:spacing w:line="360" w:lineRule="auto"/>
        <w:ind w:firstLine="0"/>
        <w:jc w:val="center"/>
        <w:rPr>
          <w:rFonts w:ascii="Arial" w:eastAsia="Times New Roman" w:hAnsi="Arial" w:cs="Arial"/>
          <w:sz w:val="28"/>
          <w:szCs w:val="28"/>
        </w:rPr>
      </w:pPr>
      <w:bookmarkStart w:id="0" w:name="_Hlk516857601"/>
      <w:r w:rsidRPr="00D57C99">
        <w:rPr>
          <w:rFonts w:eastAsia="Times New Roman"/>
          <w:sz w:val="28"/>
          <w:szCs w:val="28"/>
        </w:rPr>
        <w:t xml:space="preserve"> </w:t>
      </w:r>
      <w:r w:rsidRPr="00D57C99">
        <w:rPr>
          <w:rFonts w:ascii="Arial" w:eastAsia="Times New Roman" w:hAnsi="Arial" w:cs="Arial"/>
          <w:sz w:val="28"/>
          <w:szCs w:val="28"/>
        </w:rPr>
        <w:t>CENTRO PAULA SOUZA</w:t>
      </w:r>
    </w:p>
    <w:p w14:paraId="1402576F" w14:textId="77777777" w:rsidR="00D57C99" w:rsidRPr="00D57C99" w:rsidRDefault="00D57C99" w:rsidP="00D57C99">
      <w:pPr>
        <w:ind w:firstLine="0"/>
        <w:jc w:val="center"/>
        <w:rPr>
          <w:rFonts w:eastAsia="Calibri" w:cs="Arial"/>
          <w:color w:val="auto"/>
          <w:sz w:val="28"/>
          <w:szCs w:val="28"/>
        </w:rPr>
      </w:pPr>
      <w:r w:rsidRPr="00D57C99">
        <w:rPr>
          <w:rFonts w:eastAsia="Calibri" w:cs="Arial"/>
          <w:color w:val="auto"/>
          <w:sz w:val="28"/>
          <w:szCs w:val="28"/>
        </w:rPr>
        <w:t>FATEC OURINHOS</w:t>
      </w:r>
    </w:p>
    <w:p w14:paraId="14025770" w14:textId="77777777" w:rsidR="00D57C99" w:rsidRPr="00D57C99" w:rsidRDefault="00D57C99" w:rsidP="00D57C99">
      <w:pPr>
        <w:ind w:firstLine="0"/>
        <w:jc w:val="center"/>
        <w:rPr>
          <w:rFonts w:eastAsia="Calibri" w:cs="Arial"/>
          <w:color w:val="auto"/>
          <w:sz w:val="28"/>
          <w:szCs w:val="28"/>
        </w:rPr>
      </w:pPr>
      <w:r w:rsidRPr="00D57C99">
        <w:rPr>
          <w:rFonts w:eastAsia="Calibri" w:cs="Arial"/>
          <w:color w:val="auto"/>
          <w:sz w:val="28"/>
          <w:szCs w:val="28"/>
        </w:rPr>
        <w:t>CURSO DE ANÁLISE E DESENVOLVIMENTO DE SISTEMAS</w:t>
      </w:r>
    </w:p>
    <w:p w14:paraId="14025771" w14:textId="77777777" w:rsidR="00957050" w:rsidRDefault="00957050" w:rsidP="00F32F55">
      <w:pPr>
        <w:rPr>
          <w:rFonts w:cs="Arial"/>
          <w:b/>
          <w:szCs w:val="24"/>
        </w:rPr>
      </w:pPr>
    </w:p>
    <w:p w14:paraId="14025772" w14:textId="77777777" w:rsidR="00957050" w:rsidRDefault="00957050" w:rsidP="00F32F55">
      <w:pPr>
        <w:rPr>
          <w:rFonts w:cs="Arial"/>
          <w:b/>
          <w:szCs w:val="24"/>
        </w:rPr>
      </w:pPr>
    </w:p>
    <w:p w14:paraId="14025773" w14:textId="77777777" w:rsidR="00957050" w:rsidRPr="00911E91" w:rsidRDefault="00F125DE" w:rsidP="00B80834">
      <w:pPr>
        <w:ind w:firstLine="0"/>
        <w:jc w:val="center"/>
        <w:rPr>
          <w:rFonts w:cs="Arial"/>
          <w:sz w:val="28"/>
          <w:szCs w:val="28"/>
        </w:rPr>
      </w:pPr>
      <w:r w:rsidRPr="00911E91">
        <w:rPr>
          <w:rFonts w:cs="Arial"/>
          <w:sz w:val="28"/>
          <w:szCs w:val="28"/>
        </w:rPr>
        <w:t>Felipe Santiago Procópio</w:t>
      </w:r>
    </w:p>
    <w:p w14:paraId="14025774" w14:textId="77777777" w:rsidR="00F125DE" w:rsidRPr="00911E91" w:rsidRDefault="00F125DE" w:rsidP="00B80834">
      <w:pPr>
        <w:ind w:firstLine="0"/>
        <w:jc w:val="center"/>
        <w:rPr>
          <w:rFonts w:cs="Arial"/>
          <w:sz w:val="28"/>
          <w:szCs w:val="28"/>
        </w:rPr>
      </w:pPr>
      <w:r w:rsidRPr="00911E91">
        <w:rPr>
          <w:rFonts w:cs="Arial"/>
          <w:sz w:val="28"/>
          <w:szCs w:val="28"/>
        </w:rPr>
        <w:t>Gustavo Sanches</w:t>
      </w:r>
    </w:p>
    <w:p w14:paraId="14025775" w14:textId="77777777" w:rsidR="00F125DE" w:rsidRPr="00911E91" w:rsidRDefault="00F125DE" w:rsidP="00B80834">
      <w:pPr>
        <w:ind w:firstLine="0"/>
        <w:jc w:val="center"/>
        <w:rPr>
          <w:rFonts w:cs="Arial"/>
          <w:sz w:val="28"/>
          <w:szCs w:val="28"/>
        </w:rPr>
      </w:pPr>
      <w:r w:rsidRPr="00911E91">
        <w:rPr>
          <w:rFonts w:cs="Arial"/>
          <w:sz w:val="28"/>
          <w:szCs w:val="28"/>
        </w:rPr>
        <w:t>Pedro Barbosa Rocha</w:t>
      </w:r>
    </w:p>
    <w:p w14:paraId="14025776" w14:textId="44811D5F" w:rsidR="00957050" w:rsidRPr="00911E91" w:rsidRDefault="00911E91" w:rsidP="00911E91">
      <w:pPr>
        <w:ind w:firstLine="0"/>
        <w:jc w:val="center"/>
        <w:rPr>
          <w:rFonts w:cs="Arial"/>
          <w:sz w:val="28"/>
          <w:szCs w:val="28"/>
        </w:rPr>
      </w:pPr>
      <w:r w:rsidRPr="00911E91">
        <w:rPr>
          <w:rFonts w:cs="Arial"/>
          <w:sz w:val="28"/>
          <w:szCs w:val="28"/>
        </w:rPr>
        <w:t>Renan Delfino</w:t>
      </w:r>
    </w:p>
    <w:p w14:paraId="14025777" w14:textId="77777777" w:rsidR="00957050" w:rsidRDefault="00957050" w:rsidP="00F32F55">
      <w:pPr>
        <w:rPr>
          <w:rFonts w:cs="Arial"/>
          <w:b/>
          <w:szCs w:val="24"/>
        </w:rPr>
      </w:pPr>
    </w:p>
    <w:p w14:paraId="14025778" w14:textId="77777777" w:rsidR="0013237B" w:rsidRDefault="0013237B" w:rsidP="00F32F55">
      <w:pPr>
        <w:rPr>
          <w:rFonts w:cs="Arial"/>
          <w:b/>
          <w:szCs w:val="24"/>
        </w:rPr>
      </w:pPr>
    </w:p>
    <w:p w14:paraId="14025779" w14:textId="77777777" w:rsidR="0013237B" w:rsidRDefault="0013237B" w:rsidP="00F32F55">
      <w:pPr>
        <w:rPr>
          <w:rFonts w:cs="Arial"/>
          <w:b/>
          <w:szCs w:val="24"/>
        </w:rPr>
      </w:pPr>
    </w:p>
    <w:p w14:paraId="1402577A" w14:textId="77777777" w:rsidR="0013237B" w:rsidRDefault="0013237B" w:rsidP="00F32F55">
      <w:pPr>
        <w:rPr>
          <w:rFonts w:cs="Arial"/>
          <w:b/>
          <w:szCs w:val="24"/>
        </w:rPr>
      </w:pPr>
    </w:p>
    <w:p w14:paraId="1402577B" w14:textId="77777777" w:rsidR="0013237B" w:rsidRDefault="0013237B" w:rsidP="00F32F55">
      <w:pPr>
        <w:rPr>
          <w:rFonts w:cs="Arial"/>
          <w:b/>
          <w:szCs w:val="24"/>
        </w:rPr>
      </w:pPr>
    </w:p>
    <w:p w14:paraId="1402577C" w14:textId="77777777" w:rsidR="00A64883" w:rsidRDefault="00A64883" w:rsidP="00A64883">
      <w:pPr>
        <w:pStyle w:val="Default"/>
      </w:pPr>
    </w:p>
    <w:p w14:paraId="1402577D" w14:textId="77777777" w:rsidR="00957050" w:rsidRDefault="00A64883" w:rsidP="00D57C99">
      <w:pPr>
        <w:pStyle w:val="Default"/>
        <w:jc w:val="center"/>
        <w:rPr>
          <w:b/>
        </w:rPr>
      </w:pPr>
      <w:r w:rsidRPr="00D57C99">
        <w:rPr>
          <w:b/>
          <w:bCs/>
          <w:sz w:val="28"/>
          <w:szCs w:val="28"/>
        </w:rPr>
        <w:t>Website de personalização de camisetas</w:t>
      </w:r>
    </w:p>
    <w:bookmarkEnd w:id="0"/>
    <w:p w14:paraId="1402577E" w14:textId="77777777" w:rsidR="00957050" w:rsidRDefault="00957050" w:rsidP="00F32F55">
      <w:pPr>
        <w:rPr>
          <w:rFonts w:cs="Arial"/>
          <w:b/>
          <w:szCs w:val="24"/>
        </w:rPr>
      </w:pPr>
    </w:p>
    <w:p w14:paraId="1402577F" w14:textId="77777777" w:rsidR="00957050" w:rsidRDefault="00957050" w:rsidP="00F32F55">
      <w:pPr>
        <w:rPr>
          <w:rFonts w:cs="Arial"/>
          <w:b/>
          <w:szCs w:val="24"/>
        </w:rPr>
      </w:pPr>
    </w:p>
    <w:p w14:paraId="14025780" w14:textId="77777777" w:rsidR="0013237B" w:rsidRDefault="0013237B" w:rsidP="00F32F55">
      <w:pPr>
        <w:rPr>
          <w:rFonts w:cs="Arial"/>
          <w:b/>
          <w:szCs w:val="24"/>
        </w:rPr>
      </w:pPr>
    </w:p>
    <w:p w14:paraId="14025781" w14:textId="77777777" w:rsidR="00957050" w:rsidRDefault="00957050" w:rsidP="00F32F55">
      <w:pPr>
        <w:rPr>
          <w:rFonts w:cs="Arial"/>
          <w:b/>
          <w:szCs w:val="24"/>
        </w:rPr>
      </w:pPr>
    </w:p>
    <w:p w14:paraId="14025782" w14:textId="77777777" w:rsidR="00957050" w:rsidRDefault="00957050" w:rsidP="00F32F55">
      <w:pPr>
        <w:rPr>
          <w:rFonts w:cs="Arial"/>
          <w:b/>
          <w:szCs w:val="24"/>
        </w:rPr>
      </w:pPr>
    </w:p>
    <w:p w14:paraId="14025783" w14:textId="77777777" w:rsidR="00957050" w:rsidRDefault="00957050" w:rsidP="00F32F55">
      <w:pPr>
        <w:rPr>
          <w:rFonts w:cs="Arial"/>
          <w:b/>
          <w:szCs w:val="24"/>
        </w:rPr>
      </w:pPr>
    </w:p>
    <w:p w14:paraId="14025784" w14:textId="77777777" w:rsidR="003A3691" w:rsidRDefault="003A3691" w:rsidP="003A3691">
      <w:pPr>
        <w:pStyle w:val="Default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14025785" w14:textId="77777777" w:rsidR="00957050" w:rsidRDefault="003A3691" w:rsidP="00B80834">
      <w:pPr>
        <w:jc w:val="right"/>
      </w:pPr>
      <w:r>
        <w:t xml:space="preserve"> </w:t>
      </w:r>
    </w:p>
    <w:p w14:paraId="14025786" w14:textId="77777777" w:rsidR="00B80834" w:rsidRDefault="00B80834" w:rsidP="00B80834">
      <w:pPr>
        <w:jc w:val="right"/>
        <w:rPr>
          <w:rFonts w:cs="Arial"/>
          <w:szCs w:val="24"/>
        </w:rPr>
      </w:pPr>
    </w:p>
    <w:p w14:paraId="14025787" w14:textId="77777777" w:rsidR="00B80834" w:rsidRPr="00A50E9D" w:rsidRDefault="00B80834" w:rsidP="00B80834">
      <w:pPr>
        <w:jc w:val="right"/>
        <w:rPr>
          <w:rFonts w:cs="Arial"/>
          <w:szCs w:val="24"/>
        </w:rPr>
      </w:pPr>
    </w:p>
    <w:p w14:paraId="14025788" w14:textId="77777777" w:rsidR="00957050" w:rsidRDefault="00957050" w:rsidP="00F32F55">
      <w:pPr>
        <w:rPr>
          <w:rFonts w:cs="Arial"/>
          <w:b/>
          <w:szCs w:val="24"/>
        </w:rPr>
      </w:pPr>
    </w:p>
    <w:p w14:paraId="14025789" w14:textId="77777777" w:rsidR="00961D1D" w:rsidRDefault="00961D1D" w:rsidP="00F32F55">
      <w:pPr>
        <w:rPr>
          <w:rFonts w:cs="Arial"/>
          <w:b/>
          <w:szCs w:val="24"/>
        </w:rPr>
      </w:pPr>
    </w:p>
    <w:p w14:paraId="1402578A" w14:textId="77777777" w:rsidR="00961D1D" w:rsidRDefault="00961D1D" w:rsidP="00F32F55">
      <w:pPr>
        <w:rPr>
          <w:rFonts w:cs="Arial"/>
          <w:b/>
          <w:szCs w:val="24"/>
        </w:rPr>
      </w:pPr>
    </w:p>
    <w:p w14:paraId="1402578B" w14:textId="77777777" w:rsidR="00961D1D" w:rsidRDefault="00961D1D" w:rsidP="00F32F55">
      <w:pPr>
        <w:rPr>
          <w:rFonts w:cs="Arial"/>
          <w:b/>
          <w:szCs w:val="24"/>
        </w:rPr>
      </w:pPr>
    </w:p>
    <w:p w14:paraId="1402578C" w14:textId="77777777" w:rsidR="00961D1D" w:rsidRDefault="00961D1D" w:rsidP="00F32F55">
      <w:pPr>
        <w:rPr>
          <w:rFonts w:cs="Arial"/>
          <w:b/>
          <w:szCs w:val="24"/>
        </w:rPr>
      </w:pPr>
    </w:p>
    <w:p w14:paraId="1402578D" w14:textId="77777777" w:rsidR="00951893" w:rsidRPr="00323AE5" w:rsidRDefault="00951893" w:rsidP="00951893">
      <w:pPr>
        <w:ind w:firstLine="0"/>
        <w:jc w:val="center"/>
        <w:rPr>
          <w:rFonts w:cs="Arial"/>
          <w:b/>
          <w:sz w:val="28"/>
          <w:szCs w:val="28"/>
        </w:rPr>
      </w:pPr>
      <w:r w:rsidRPr="00323AE5">
        <w:rPr>
          <w:rFonts w:cs="Arial"/>
          <w:b/>
          <w:sz w:val="28"/>
          <w:szCs w:val="28"/>
        </w:rPr>
        <w:t>OURINHOS (SP)</w:t>
      </w:r>
    </w:p>
    <w:p w14:paraId="1402578F" w14:textId="06AA2220" w:rsidR="00E67EE8" w:rsidRDefault="18DE634D" w:rsidP="00C22524">
      <w:pPr>
        <w:ind w:firstLine="0"/>
        <w:jc w:val="center"/>
        <w:rPr>
          <w:rFonts w:cs="Arial"/>
          <w:b/>
          <w:sz w:val="28"/>
          <w:szCs w:val="28"/>
        </w:rPr>
      </w:pPr>
      <w:r w:rsidRPr="18DE634D">
        <w:rPr>
          <w:b/>
          <w:bCs/>
          <w:sz w:val="28"/>
          <w:szCs w:val="28"/>
        </w:rPr>
        <w:t>2018</w:t>
      </w:r>
      <w:r w:rsidR="00E67EE8">
        <w:rPr>
          <w:rFonts w:cs="Arial"/>
          <w:b/>
          <w:sz w:val="28"/>
          <w:szCs w:val="28"/>
        </w:rPr>
        <w:br w:type="page"/>
      </w:r>
    </w:p>
    <w:p w14:paraId="14025790" w14:textId="77777777" w:rsidR="00CD1801" w:rsidRPr="00D57C99" w:rsidRDefault="00CD1801" w:rsidP="00CD1801">
      <w:pPr>
        <w:pStyle w:val="Ttulo"/>
        <w:spacing w:line="360" w:lineRule="auto"/>
        <w:ind w:firstLine="0"/>
        <w:jc w:val="center"/>
        <w:rPr>
          <w:rFonts w:ascii="Arial" w:eastAsia="Times New Roman" w:hAnsi="Arial" w:cs="Arial"/>
          <w:sz w:val="28"/>
          <w:szCs w:val="28"/>
        </w:rPr>
      </w:pPr>
      <w:r w:rsidRPr="00D57C99">
        <w:rPr>
          <w:rFonts w:ascii="Arial" w:eastAsia="Times New Roman" w:hAnsi="Arial" w:cs="Arial"/>
          <w:sz w:val="28"/>
          <w:szCs w:val="28"/>
        </w:rPr>
        <w:lastRenderedPageBreak/>
        <w:t>CENTRO PAULA SOUZA</w:t>
      </w:r>
    </w:p>
    <w:p w14:paraId="14025791" w14:textId="77777777" w:rsidR="00CD1801" w:rsidRPr="00D57C99" w:rsidRDefault="00CD1801" w:rsidP="00CD1801">
      <w:pPr>
        <w:ind w:firstLine="0"/>
        <w:jc w:val="center"/>
        <w:rPr>
          <w:rFonts w:eastAsia="Calibri" w:cs="Arial"/>
          <w:color w:val="auto"/>
          <w:sz w:val="28"/>
          <w:szCs w:val="28"/>
        </w:rPr>
      </w:pPr>
      <w:r w:rsidRPr="00D57C99">
        <w:rPr>
          <w:rFonts w:eastAsia="Calibri" w:cs="Arial"/>
          <w:color w:val="auto"/>
          <w:sz w:val="28"/>
          <w:szCs w:val="28"/>
        </w:rPr>
        <w:t>FATEC OURINHOS</w:t>
      </w:r>
    </w:p>
    <w:p w14:paraId="14025792" w14:textId="77777777" w:rsidR="00CD1801" w:rsidRPr="00D57C99" w:rsidRDefault="00CD1801" w:rsidP="00CD1801">
      <w:pPr>
        <w:ind w:firstLine="0"/>
        <w:jc w:val="center"/>
        <w:rPr>
          <w:rFonts w:eastAsia="Calibri" w:cs="Arial"/>
          <w:color w:val="auto"/>
          <w:sz w:val="28"/>
          <w:szCs w:val="28"/>
        </w:rPr>
      </w:pPr>
      <w:r w:rsidRPr="00D57C99">
        <w:rPr>
          <w:rFonts w:eastAsia="Calibri" w:cs="Arial"/>
          <w:color w:val="auto"/>
          <w:sz w:val="28"/>
          <w:szCs w:val="28"/>
        </w:rPr>
        <w:t>CURSO DE ANÁLISE E DESENVOLVIMENTO DE SISTEMAS</w:t>
      </w:r>
    </w:p>
    <w:p w14:paraId="14025793" w14:textId="77777777" w:rsidR="00CD1801" w:rsidRDefault="00CD1801" w:rsidP="00CD1801">
      <w:pPr>
        <w:rPr>
          <w:rFonts w:cs="Arial"/>
          <w:b/>
          <w:szCs w:val="24"/>
        </w:rPr>
      </w:pPr>
    </w:p>
    <w:p w14:paraId="14025794" w14:textId="77777777" w:rsidR="00CD1801" w:rsidRDefault="00CD1801" w:rsidP="00CD1801">
      <w:pPr>
        <w:rPr>
          <w:rFonts w:cs="Arial"/>
          <w:b/>
          <w:szCs w:val="24"/>
        </w:rPr>
      </w:pPr>
    </w:p>
    <w:p w14:paraId="43AC8327" w14:textId="77777777" w:rsidR="003A15B5" w:rsidRPr="00911E91" w:rsidRDefault="003A15B5" w:rsidP="003A15B5">
      <w:pPr>
        <w:ind w:firstLine="0"/>
        <w:jc w:val="center"/>
        <w:rPr>
          <w:rFonts w:cs="Arial"/>
          <w:sz w:val="28"/>
          <w:szCs w:val="28"/>
        </w:rPr>
      </w:pPr>
      <w:r w:rsidRPr="00911E91">
        <w:rPr>
          <w:rFonts w:cs="Arial"/>
          <w:sz w:val="28"/>
          <w:szCs w:val="28"/>
        </w:rPr>
        <w:t>Felipe Santiago Procópio</w:t>
      </w:r>
    </w:p>
    <w:p w14:paraId="4C304855" w14:textId="77777777" w:rsidR="003A15B5" w:rsidRPr="00911E91" w:rsidRDefault="003A15B5" w:rsidP="003A15B5">
      <w:pPr>
        <w:ind w:firstLine="0"/>
        <w:jc w:val="center"/>
        <w:rPr>
          <w:rFonts w:cs="Arial"/>
          <w:sz w:val="28"/>
          <w:szCs w:val="28"/>
        </w:rPr>
      </w:pPr>
      <w:r w:rsidRPr="00911E91">
        <w:rPr>
          <w:rFonts w:cs="Arial"/>
          <w:sz w:val="28"/>
          <w:szCs w:val="28"/>
        </w:rPr>
        <w:t>Gustavo Sanches</w:t>
      </w:r>
    </w:p>
    <w:p w14:paraId="7353C48F" w14:textId="77777777" w:rsidR="003A15B5" w:rsidRPr="00911E91" w:rsidRDefault="003A15B5" w:rsidP="003A15B5">
      <w:pPr>
        <w:ind w:firstLine="0"/>
        <w:jc w:val="center"/>
        <w:rPr>
          <w:rFonts w:cs="Arial"/>
          <w:sz w:val="28"/>
          <w:szCs w:val="28"/>
        </w:rPr>
      </w:pPr>
      <w:r w:rsidRPr="00911E91">
        <w:rPr>
          <w:rFonts w:cs="Arial"/>
          <w:sz w:val="28"/>
          <w:szCs w:val="28"/>
        </w:rPr>
        <w:t>Pedro Barbosa Rocha</w:t>
      </w:r>
    </w:p>
    <w:p w14:paraId="6FA8A06D" w14:textId="77777777" w:rsidR="003A15B5" w:rsidRPr="00911E91" w:rsidRDefault="003A15B5" w:rsidP="003A15B5">
      <w:pPr>
        <w:ind w:firstLine="0"/>
        <w:jc w:val="center"/>
        <w:rPr>
          <w:rFonts w:cs="Arial"/>
          <w:sz w:val="28"/>
          <w:szCs w:val="28"/>
        </w:rPr>
      </w:pPr>
      <w:r w:rsidRPr="00911E91">
        <w:rPr>
          <w:rFonts w:cs="Arial"/>
          <w:sz w:val="28"/>
          <w:szCs w:val="28"/>
        </w:rPr>
        <w:t>Renan Delfino</w:t>
      </w:r>
    </w:p>
    <w:p w14:paraId="14025798" w14:textId="77777777" w:rsidR="00CD1801" w:rsidRDefault="00CD1801" w:rsidP="00CD1801">
      <w:pPr>
        <w:rPr>
          <w:rFonts w:cs="Arial"/>
          <w:b/>
          <w:szCs w:val="24"/>
        </w:rPr>
      </w:pPr>
    </w:p>
    <w:p w14:paraId="14025799" w14:textId="77777777" w:rsidR="00CD1801" w:rsidRDefault="00CD1801" w:rsidP="00CD1801">
      <w:pPr>
        <w:rPr>
          <w:rFonts w:cs="Arial"/>
          <w:b/>
          <w:szCs w:val="24"/>
        </w:rPr>
      </w:pPr>
    </w:p>
    <w:p w14:paraId="1402579A" w14:textId="77777777" w:rsidR="00CD1801" w:rsidRDefault="00CD1801" w:rsidP="00CD1801">
      <w:pPr>
        <w:pStyle w:val="Default"/>
      </w:pPr>
    </w:p>
    <w:p w14:paraId="1402579B" w14:textId="77777777" w:rsidR="00CD1801" w:rsidRDefault="00CD1801" w:rsidP="00CD1801">
      <w:pPr>
        <w:pStyle w:val="Default"/>
        <w:jc w:val="center"/>
        <w:rPr>
          <w:b/>
        </w:rPr>
      </w:pPr>
      <w:r w:rsidRPr="00D57C99">
        <w:rPr>
          <w:b/>
          <w:bCs/>
          <w:sz w:val="28"/>
          <w:szCs w:val="28"/>
        </w:rPr>
        <w:t>Website de personalização de camisetas</w:t>
      </w:r>
    </w:p>
    <w:p w14:paraId="1402579C" w14:textId="77777777" w:rsidR="00B80834" w:rsidRDefault="00B80834" w:rsidP="00B80834">
      <w:pPr>
        <w:jc w:val="right"/>
        <w:rPr>
          <w:b/>
          <w:bCs/>
          <w:sz w:val="36"/>
          <w:szCs w:val="36"/>
        </w:rPr>
      </w:pPr>
    </w:p>
    <w:p w14:paraId="1402579D" w14:textId="77777777" w:rsidR="00CB6AB2" w:rsidRDefault="00CB6AB2" w:rsidP="00B80834">
      <w:pPr>
        <w:jc w:val="right"/>
        <w:rPr>
          <w:b/>
          <w:bCs/>
          <w:sz w:val="36"/>
          <w:szCs w:val="36"/>
        </w:rPr>
      </w:pPr>
    </w:p>
    <w:p w14:paraId="1402579E" w14:textId="77777777" w:rsidR="00B80834" w:rsidRDefault="00B80834" w:rsidP="00B80834">
      <w:pPr>
        <w:jc w:val="right"/>
        <w:rPr>
          <w:b/>
          <w:bCs/>
          <w:sz w:val="36"/>
          <w:szCs w:val="36"/>
        </w:rPr>
      </w:pPr>
    </w:p>
    <w:p w14:paraId="1402579F" w14:textId="77777777" w:rsidR="00B80834" w:rsidRDefault="00B80834" w:rsidP="00B80834">
      <w:pPr>
        <w:jc w:val="right"/>
        <w:rPr>
          <w:b/>
          <w:bCs/>
          <w:sz w:val="36"/>
          <w:szCs w:val="36"/>
        </w:rPr>
      </w:pPr>
    </w:p>
    <w:p w14:paraId="140257A0" w14:textId="77777777" w:rsidR="00B80834" w:rsidRDefault="00B80834" w:rsidP="0003623C">
      <w:pPr>
        <w:ind w:firstLine="0"/>
        <w:rPr>
          <w:rFonts w:cs="Arial"/>
          <w:b/>
          <w:szCs w:val="24"/>
        </w:rPr>
      </w:pPr>
    </w:p>
    <w:p w14:paraId="140257A1" w14:textId="77777777" w:rsidR="00771D56" w:rsidRPr="00771D56" w:rsidRDefault="00962DA4" w:rsidP="00067E9C">
      <w:pPr>
        <w:spacing w:line="240" w:lineRule="auto"/>
        <w:ind w:left="4253" w:firstLine="0"/>
        <w:rPr>
          <w:rFonts w:eastAsia="Calibri" w:cs="Arial"/>
          <w:color w:val="auto"/>
          <w:sz w:val="22"/>
        </w:rPr>
      </w:pPr>
      <w:r>
        <w:rPr>
          <w:rFonts w:eastAsia="Calibri" w:cs="Arial"/>
          <w:color w:val="auto"/>
          <w:sz w:val="22"/>
        </w:rPr>
        <w:t xml:space="preserve">Documentação de projeto </w:t>
      </w:r>
      <w:r w:rsidR="00771D56" w:rsidRPr="00771D56">
        <w:rPr>
          <w:rFonts w:eastAsia="Calibri" w:cs="Arial"/>
          <w:color w:val="auto"/>
          <w:sz w:val="22"/>
        </w:rPr>
        <w:t xml:space="preserve">apresentado </w:t>
      </w:r>
      <w:r w:rsidR="00956320">
        <w:rPr>
          <w:rFonts w:eastAsia="Calibri" w:cs="Arial"/>
          <w:color w:val="auto"/>
          <w:sz w:val="22"/>
        </w:rPr>
        <w:t>à</w:t>
      </w:r>
      <w:r w:rsidR="00771D56" w:rsidRPr="00771D56">
        <w:rPr>
          <w:rFonts w:eastAsia="Calibri" w:cs="Arial"/>
          <w:color w:val="auto"/>
          <w:sz w:val="22"/>
        </w:rPr>
        <w:t xml:space="preserve"> Faculdade de Tecnologia de Ourinhos, como requisito para </w:t>
      </w:r>
      <w:r>
        <w:rPr>
          <w:rFonts w:eastAsia="Calibri" w:cs="Arial"/>
          <w:color w:val="auto"/>
          <w:sz w:val="22"/>
        </w:rPr>
        <w:t>matéria de Engenharia de Software II</w:t>
      </w:r>
      <w:r w:rsidR="00771D56" w:rsidRPr="00771D56">
        <w:rPr>
          <w:rFonts w:eastAsia="Calibri" w:cs="Arial"/>
          <w:color w:val="auto"/>
          <w:sz w:val="22"/>
        </w:rPr>
        <w:t>.</w:t>
      </w:r>
    </w:p>
    <w:p w14:paraId="140257A2" w14:textId="77777777" w:rsidR="00B80834" w:rsidRDefault="00D06C96" w:rsidP="00067E9C">
      <w:pPr>
        <w:spacing w:line="240" w:lineRule="auto"/>
        <w:ind w:left="4253" w:firstLine="0"/>
        <w:rPr>
          <w:rFonts w:cs="Arial"/>
          <w:b/>
          <w:sz w:val="28"/>
          <w:szCs w:val="28"/>
        </w:rPr>
      </w:pPr>
      <w:r w:rsidRPr="00D06C96">
        <w:rPr>
          <w:rFonts w:eastAsia="Calibri" w:cs="Arial"/>
          <w:color w:val="auto"/>
          <w:sz w:val="22"/>
        </w:rPr>
        <w:t>Profa. Me. Silvia Helena de Oliveira Santos</w:t>
      </w:r>
    </w:p>
    <w:p w14:paraId="140257A3" w14:textId="77777777" w:rsidR="00B80834" w:rsidRDefault="00B80834" w:rsidP="00B80834">
      <w:pPr>
        <w:ind w:firstLine="0"/>
        <w:rPr>
          <w:rFonts w:cs="Arial"/>
          <w:b/>
          <w:sz w:val="28"/>
          <w:szCs w:val="28"/>
        </w:rPr>
      </w:pPr>
    </w:p>
    <w:p w14:paraId="140257A4" w14:textId="77777777" w:rsidR="00CB6AB2" w:rsidRDefault="00CB6AB2" w:rsidP="00B80834">
      <w:pPr>
        <w:ind w:firstLine="0"/>
        <w:rPr>
          <w:rFonts w:cs="Arial"/>
          <w:b/>
          <w:sz w:val="28"/>
          <w:szCs w:val="28"/>
        </w:rPr>
      </w:pPr>
    </w:p>
    <w:p w14:paraId="140257A5" w14:textId="77777777" w:rsidR="00CB6AB2" w:rsidRDefault="00CB6AB2" w:rsidP="00B80834">
      <w:pPr>
        <w:ind w:firstLine="0"/>
        <w:rPr>
          <w:rFonts w:cs="Arial"/>
          <w:b/>
          <w:sz w:val="28"/>
          <w:szCs w:val="28"/>
        </w:rPr>
      </w:pPr>
    </w:p>
    <w:p w14:paraId="140257A6" w14:textId="77777777" w:rsidR="0003623C" w:rsidRDefault="0003623C" w:rsidP="00B80834">
      <w:pPr>
        <w:ind w:firstLine="0"/>
        <w:rPr>
          <w:rFonts w:cs="Arial"/>
          <w:b/>
          <w:sz w:val="28"/>
          <w:szCs w:val="28"/>
        </w:rPr>
      </w:pPr>
    </w:p>
    <w:p w14:paraId="140257A7" w14:textId="77777777" w:rsidR="00A60A27" w:rsidRDefault="00A60A27" w:rsidP="00B80834">
      <w:pPr>
        <w:ind w:firstLine="0"/>
        <w:rPr>
          <w:rFonts w:cs="Arial"/>
          <w:b/>
          <w:sz w:val="28"/>
          <w:szCs w:val="28"/>
        </w:rPr>
      </w:pPr>
    </w:p>
    <w:p w14:paraId="140257A9" w14:textId="7B0DDF7B" w:rsidR="00B80834" w:rsidRPr="00323AE5" w:rsidRDefault="00B80834" w:rsidP="00B80834">
      <w:pPr>
        <w:ind w:firstLine="0"/>
        <w:jc w:val="center"/>
        <w:rPr>
          <w:rFonts w:cs="Arial"/>
          <w:b/>
          <w:sz w:val="28"/>
          <w:szCs w:val="28"/>
        </w:rPr>
      </w:pPr>
      <w:r w:rsidRPr="00323AE5">
        <w:rPr>
          <w:rFonts w:cs="Arial"/>
          <w:b/>
          <w:sz w:val="28"/>
          <w:szCs w:val="28"/>
        </w:rPr>
        <w:t>OURIN</w:t>
      </w:r>
      <w:r w:rsidR="000F5C4E">
        <w:rPr>
          <w:rFonts w:cs="Arial"/>
          <w:b/>
          <w:sz w:val="28"/>
          <w:szCs w:val="28"/>
        </w:rPr>
        <w:t>H</w:t>
      </w:r>
      <w:r w:rsidRPr="00323AE5">
        <w:rPr>
          <w:rFonts w:cs="Arial"/>
          <w:b/>
          <w:sz w:val="28"/>
          <w:szCs w:val="28"/>
        </w:rPr>
        <w:t>OS (SP)</w:t>
      </w:r>
    </w:p>
    <w:p w14:paraId="140257AB" w14:textId="039F4FB5" w:rsidR="00E67EE8" w:rsidRDefault="00B80834" w:rsidP="005B3DB6">
      <w:pPr>
        <w:ind w:firstLine="0"/>
        <w:jc w:val="center"/>
        <w:rPr>
          <w:rFonts w:cs="Arial"/>
          <w:b/>
          <w:sz w:val="28"/>
          <w:szCs w:val="28"/>
        </w:rPr>
      </w:pPr>
      <w:r w:rsidRPr="00323AE5">
        <w:rPr>
          <w:rFonts w:cs="Arial"/>
          <w:b/>
          <w:sz w:val="28"/>
          <w:szCs w:val="28"/>
        </w:rPr>
        <w:t>2018</w:t>
      </w:r>
      <w:r w:rsidR="00E67EE8">
        <w:rPr>
          <w:rFonts w:cs="Arial"/>
          <w:b/>
          <w:sz w:val="28"/>
          <w:szCs w:val="28"/>
        </w:rPr>
        <w:br w:type="page"/>
      </w:r>
    </w:p>
    <w:p w14:paraId="140257AC" w14:textId="77777777" w:rsidR="00A078DE" w:rsidRPr="007009E2" w:rsidRDefault="00A078DE" w:rsidP="005C5F19">
      <w:pPr>
        <w:ind w:firstLine="0"/>
        <w:rPr>
          <w:rFonts w:cs="Arial"/>
          <w:b/>
          <w:sz w:val="28"/>
          <w:szCs w:val="28"/>
        </w:rPr>
      </w:pPr>
      <w:r w:rsidRPr="007009E2">
        <w:rPr>
          <w:rFonts w:cs="Arial"/>
          <w:b/>
          <w:sz w:val="28"/>
          <w:szCs w:val="28"/>
        </w:rPr>
        <w:lastRenderedPageBreak/>
        <w:t xml:space="preserve">Nome do projeto: </w:t>
      </w:r>
      <w:r w:rsidR="001706C8" w:rsidRPr="007009E2">
        <w:rPr>
          <w:rFonts w:cs="Arial"/>
          <w:b/>
          <w:sz w:val="28"/>
          <w:szCs w:val="28"/>
        </w:rPr>
        <w:t xml:space="preserve">Personalização de camisetas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F4C35" w14:paraId="140257AF" w14:textId="77777777" w:rsidTr="00BF4C35">
        <w:tc>
          <w:tcPr>
            <w:tcW w:w="4247" w:type="dxa"/>
          </w:tcPr>
          <w:p w14:paraId="140257AD" w14:textId="77777777" w:rsidR="00BF4C35" w:rsidRPr="00CA7DAB" w:rsidRDefault="00BF4C35" w:rsidP="00BF4C35">
            <w:pPr>
              <w:ind w:firstLine="0"/>
              <w:jc w:val="center"/>
              <w:rPr>
                <w:rFonts w:cs="Arial"/>
                <w:b/>
                <w:sz w:val="28"/>
                <w:szCs w:val="28"/>
              </w:rPr>
            </w:pPr>
            <w:r w:rsidRPr="00CA7DAB">
              <w:rPr>
                <w:rFonts w:cs="Arial"/>
                <w:b/>
                <w:sz w:val="28"/>
                <w:szCs w:val="28"/>
              </w:rPr>
              <w:t>Responsável</w:t>
            </w:r>
          </w:p>
        </w:tc>
        <w:tc>
          <w:tcPr>
            <w:tcW w:w="4247" w:type="dxa"/>
          </w:tcPr>
          <w:p w14:paraId="140257AE" w14:textId="77777777" w:rsidR="00BF4C35" w:rsidRPr="00CA7DAB" w:rsidRDefault="00EE0CCF" w:rsidP="00EE0CCF">
            <w:pPr>
              <w:ind w:firstLine="0"/>
              <w:jc w:val="center"/>
              <w:rPr>
                <w:rFonts w:cs="Arial"/>
                <w:b/>
                <w:sz w:val="28"/>
                <w:szCs w:val="28"/>
              </w:rPr>
            </w:pPr>
            <w:r w:rsidRPr="00CA7DAB">
              <w:rPr>
                <w:rFonts w:cs="Arial"/>
                <w:b/>
                <w:sz w:val="28"/>
                <w:szCs w:val="28"/>
              </w:rPr>
              <w:t>Atividades</w:t>
            </w:r>
          </w:p>
        </w:tc>
      </w:tr>
      <w:tr w:rsidR="00BF4C35" w14:paraId="140257B9" w14:textId="77777777" w:rsidTr="00BF4C35">
        <w:tc>
          <w:tcPr>
            <w:tcW w:w="4247" w:type="dxa"/>
          </w:tcPr>
          <w:p w14:paraId="140257B0" w14:textId="77777777" w:rsidR="00CA7DAB" w:rsidRPr="00A02DEA" w:rsidRDefault="00CA7DAB" w:rsidP="00B77E0D">
            <w:pPr>
              <w:ind w:firstLine="0"/>
              <w:jc w:val="center"/>
              <w:rPr>
                <w:rFonts w:cs="Arial"/>
              </w:rPr>
            </w:pPr>
            <w:r w:rsidRPr="00A02DEA">
              <w:rPr>
                <w:rFonts w:cs="Arial"/>
              </w:rPr>
              <w:t>Felipe Santiago Procópio</w:t>
            </w:r>
          </w:p>
        </w:tc>
        <w:tc>
          <w:tcPr>
            <w:tcW w:w="4247" w:type="dxa"/>
          </w:tcPr>
          <w:p w14:paraId="140257B1" w14:textId="77777777" w:rsidR="00BF4C35" w:rsidRPr="00A02DEA" w:rsidRDefault="00CA7DAB" w:rsidP="005C5F19">
            <w:pPr>
              <w:ind w:firstLine="0"/>
              <w:rPr>
                <w:rFonts w:cs="Arial"/>
              </w:rPr>
            </w:pPr>
            <w:r w:rsidRPr="00A02DEA">
              <w:rPr>
                <w:rFonts w:cs="Arial"/>
              </w:rPr>
              <w:t xml:space="preserve">- </w:t>
            </w:r>
            <w:r w:rsidR="00373AB1" w:rsidRPr="00A02DEA">
              <w:rPr>
                <w:rFonts w:cs="Arial"/>
              </w:rPr>
              <w:t xml:space="preserve">Definição </w:t>
            </w:r>
            <w:r w:rsidR="005E1618" w:rsidRPr="00A02DEA">
              <w:rPr>
                <w:rFonts w:cs="Arial"/>
              </w:rPr>
              <w:t xml:space="preserve">e alteração </w:t>
            </w:r>
            <w:r w:rsidR="00373AB1" w:rsidRPr="00A02DEA">
              <w:rPr>
                <w:rFonts w:cs="Arial"/>
              </w:rPr>
              <w:t xml:space="preserve">de </w:t>
            </w:r>
            <w:r w:rsidRPr="00A02DEA">
              <w:rPr>
                <w:rFonts w:cs="Arial"/>
              </w:rPr>
              <w:t xml:space="preserve">Requisitos funcionais </w:t>
            </w:r>
            <w:r w:rsidR="00E60E19" w:rsidRPr="00A02DEA">
              <w:rPr>
                <w:rFonts w:cs="Arial"/>
              </w:rPr>
              <w:t xml:space="preserve">e </w:t>
            </w:r>
            <w:r w:rsidR="008B1C2F" w:rsidRPr="00A02DEA">
              <w:rPr>
                <w:rFonts w:cs="Arial"/>
              </w:rPr>
              <w:t>n</w:t>
            </w:r>
            <w:r w:rsidR="00E60E19" w:rsidRPr="00A02DEA">
              <w:rPr>
                <w:rFonts w:cs="Arial"/>
              </w:rPr>
              <w:t>ão funcionais</w:t>
            </w:r>
          </w:p>
          <w:p w14:paraId="140257B2" w14:textId="77777777" w:rsidR="00F01743" w:rsidRPr="00A02DEA" w:rsidRDefault="00F01743" w:rsidP="005C5F19">
            <w:pPr>
              <w:ind w:firstLine="0"/>
              <w:rPr>
                <w:rFonts w:cs="Arial"/>
              </w:rPr>
            </w:pPr>
            <w:r w:rsidRPr="00A02DEA">
              <w:rPr>
                <w:rFonts w:cs="Arial"/>
              </w:rPr>
              <w:t xml:space="preserve">- Revisão </w:t>
            </w:r>
          </w:p>
          <w:p w14:paraId="140257B3" w14:textId="77777777" w:rsidR="00F01743" w:rsidRPr="00A02DEA" w:rsidRDefault="005B7809" w:rsidP="005C5F19">
            <w:pPr>
              <w:ind w:firstLine="0"/>
              <w:rPr>
                <w:rFonts w:cs="Arial"/>
              </w:rPr>
            </w:pPr>
            <w:r w:rsidRPr="00A02DEA">
              <w:rPr>
                <w:rFonts w:cs="Arial"/>
              </w:rPr>
              <w:t xml:space="preserve">- </w:t>
            </w:r>
            <w:r w:rsidR="00B55C44" w:rsidRPr="00A02DEA">
              <w:rPr>
                <w:rFonts w:cs="Arial"/>
              </w:rPr>
              <w:t>Definições da introdução ao documento</w:t>
            </w:r>
          </w:p>
          <w:p w14:paraId="140257B4" w14:textId="77777777" w:rsidR="00665F51" w:rsidRPr="00A02DEA" w:rsidRDefault="00665F51" w:rsidP="005C5F19">
            <w:pPr>
              <w:ind w:firstLine="0"/>
              <w:rPr>
                <w:rFonts w:cs="Arial"/>
              </w:rPr>
            </w:pPr>
            <w:r w:rsidRPr="00A02DEA">
              <w:rPr>
                <w:rFonts w:cs="Arial"/>
              </w:rPr>
              <w:t xml:space="preserve">- </w:t>
            </w:r>
            <w:r w:rsidR="003253B3" w:rsidRPr="00A02DEA">
              <w:rPr>
                <w:rFonts w:cs="Arial"/>
              </w:rPr>
              <w:t>A</w:t>
            </w:r>
            <w:r w:rsidR="00B71C33" w:rsidRPr="00A02DEA">
              <w:rPr>
                <w:rFonts w:cs="Arial"/>
              </w:rPr>
              <w:t xml:space="preserve">lterações do </w:t>
            </w:r>
            <w:r w:rsidRPr="00A02DEA">
              <w:rPr>
                <w:rFonts w:cs="Arial"/>
              </w:rPr>
              <w:t xml:space="preserve">Diagrama de </w:t>
            </w:r>
            <w:r w:rsidR="00373AB1" w:rsidRPr="00A02DEA">
              <w:rPr>
                <w:rFonts w:cs="Arial"/>
              </w:rPr>
              <w:t>Classe</w:t>
            </w:r>
          </w:p>
          <w:p w14:paraId="140257B5" w14:textId="77777777" w:rsidR="00373AB1" w:rsidRPr="00A02DEA" w:rsidRDefault="00373AB1" w:rsidP="005C5F19">
            <w:pPr>
              <w:ind w:firstLine="0"/>
              <w:rPr>
                <w:rFonts w:cs="Arial"/>
              </w:rPr>
            </w:pPr>
            <w:r w:rsidRPr="00A02DEA">
              <w:rPr>
                <w:rFonts w:cs="Arial"/>
              </w:rPr>
              <w:t xml:space="preserve">- </w:t>
            </w:r>
            <w:r w:rsidR="00CE0FC9" w:rsidRPr="00A02DEA">
              <w:rPr>
                <w:rFonts w:cs="Arial"/>
              </w:rPr>
              <w:t xml:space="preserve">Definição do </w:t>
            </w:r>
            <w:r w:rsidRPr="00A02DEA">
              <w:rPr>
                <w:rFonts w:cs="Arial"/>
              </w:rPr>
              <w:t>Diagrama de atividade</w:t>
            </w:r>
          </w:p>
          <w:p w14:paraId="140257B6" w14:textId="77777777" w:rsidR="00373AB1" w:rsidRDefault="00373AB1" w:rsidP="005C5F19">
            <w:pPr>
              <w:ind w:firstLine="0"/>
              <w:rPr>
                <w:rFonts w:cs="Arial"/>
              </w:rPr>
            </w:pPr>
            <w:r w:rsidRPr="00A02DEA">
              <w:rPr>
                <w:rFonts w:cs="Arial"/>
              </w:rPr>
              <w:t xml:space="preserve">- Revisões e alterações de </w:t>
            </w:r>
            <w:r w:rsidR="00936D72">
              <w:rPr>
                <w:rFonts w:cs="Arial"/>
              </w:rPr>
              <w:t>Use Case</w:t>
            </w:r>
          </w:p>
          <w:p w14:paraId="140257B7" w14:textId="77777777" w:rsidR="0050232D" w:rsidRDefault="0050232D" w:rsidP="005C5F19">
            <w:pPr>
              <w:ind w:firstLine="0"/>
              <w:rPr>
                <w:rFonts w:cs="Arial"/>
              </w:rPr>
            </w:pPr>
            <w:r>
              <w:rPr>
                <w:rFonts w:cs="Arial"/>
              </w:rPr>
              <w:t>- Definição do Modelo lógico</w:t>
            </w:r>
          </w:p>
          <w:p w14:paraId="140257B8" w14:textId="77777777" w:rsidR="00A851F1" w:rsidRPr="00A02DEA" w:rsidRDefault="00A851F1" w:rsidP="005C5F19">
            <w:pPr>
              <w:ind w:firstLine="0"/>
              <w:rPr>
                <w:rFonts w:cs="Arial"/>
              </w:rPr>
            </w:pPr>
            <w:r>
              <w:rPr>
                <w:rFonts w:cs="Arial"/>
              </w:rPr>
              <w:t>- Definição de protótipo de telas</w:t>
            </w:r>
          </w:p>
        </w:tc>
      </w:tr>
      <w:tr w:rsidR="00BF4C35" w14:paraId="140257BF" w14:textId="77777777" w:rsidTr="00BF4C35">
        <w:tc>
          <w:tcPr>
            <w:tcW w:w="4247" w:type="dxa"/>
          </w:tcPr>
          <w:p w14:paraId="140257BA" w14:textId="77777777" w:rsidR="00BF4C35" w:rsidRPr="00A02DEA" w:rsidRDefault="00CA7DAB" w:rsidP="00B77E0D">
            <w:pPr>
              <w:ind w:firstLine="0"/>
              <w:jc w:val="center"/>
              <w:rPr>
                <w:rFonts w:cs="Arial"/>
              </w:rPr>
            </w:pPr>
            <w:r w:rsidRPr="00A02DEA">
              <w:rPr>
                <w:rFonts w:cs="Arial"/>
              </w:rPr>
              <w:t>Gustavo Sanches</w:t>
            </w:r>
          </w:p>
        </w:tc>
        <w:tc>
          <w:tcPr>
            <w:tcW w:w="4247" w:type="dxa"/>
          </w:tcPr>
          <w:p w14:paraId="140257BB" w14:textId="77777777" w:rsidR="00BF4C35" w:rsidRDefault="00B50605" w:rsidP="005C5F19">
            <w:pPr>
              <w:ind w:firstLine="0"/>
              <w:rPr>
                <w:rFonts w:cs="Arial"/>
              </w:rPr>
            </w:pPr>
            <w:r>
              <w:rPr>
                <w:rFonts w:cs="Arial"/>
              </w:rPr>
              <w:t>- Alterações do diagrama de sequência</w:t>
            </w:r>
          </w:p>
          <w:p w14:paraId="140257BC" w14:textId="77777777" w:rsidR="00B50605" w:rsidRDefault="00B50605" w:rsidP="005C5F19">
            <w:pPr>
              <w:ind w:firstLine="0"/>
              <w:rPr>
                <w:rFonts w:cs="Arial"/>
              </w:rPr>
            </w:pPr>
            <w:r>
              <w:rPr>
                <w:rFonts w:cs="Arial"/>
              </w:rPr>
              <w:t>- Alterações de Use Case</w:t>
            </w:r>
          </w:p>
          <w:p w14:paraId="140257BD" w14:textId="77777777" w:rsidR="00B50605" w:rsidRDefault="00B50605" w:rsidP="005C5F19">
            <w:pPr>
              <w:ind w:firstLine="0"/>
              <w:rPr>
                <w:rFonts w:cs="Arial"/>
              </w:rPr>
            </w:pPr>
            <w:r>
              <w:rPr>
                <w:rFonts w:cs="Arial"/>
              </w:rPr>
              <w:t xml:space="preserve">- </w:t>
            </w:r>
            <w:r w:rsidR="003F610D">
              <w:rPr>
                <w:rFonts w:cs="Arial"/>
              </w:rPr>
              <w:t>Definições e alterações da introdução</w:t>
            </w:r>
          </w:p>
          <w:p w14:paraId="140257BE" w14:textId="77777777" w:rsidR="00591FB5" w:rsidRPr="00A02DEA" w:rsidRDefault="00591FB5" w:rsidP="005C5F19">
            <w:pPr>
              <w:ind w:firstLine="0"/>
              <w:rPr>
                <w:rFonts w:cs="Arial"/>
              </w:rPr>
            </w:pPr>
            <w:r>
              <w:rPr>
                <w:rFonts w:cs="Arial"/>
              </w:rPr>
              <w:t>- Alterações de requisitos</w:t>
            </w:r>
          </w:p>
        </w:tc>
      </w:tr>
      <w:tr w:rsidR="00BF4C35" w14:paraId="140257C7" w14:textId="77777777" w:rsidTr="00BF4C35">
        <w:tc>
          <w:tcPr>
            <w:tcW w:w="4247" w:type="dxa"/>
          </w:tcPr>
          <w:p w14:paraId="140257C0" w14:textId="77777777" w:rsidR="00BF4C35" w:rsidRPr="00A02DEA" w:rsidRDefault="00CA7DAB" w:rsidP="00B77E0D">
            <w:pPr>
              <w:ind w:firstLine="0"/>
              <w:jc w:val="center"/>
              <w:rPr>
                <w:rFonts w:cs="Arial"/>
              </w:rPr>
            </w:pPr>
            <w:r w:rsidRPr="00A02DEA">
              <w:rPr>
                <w:rFonts w:cs="Arial"/>
              </w:rPr>
              <w:t>Pedro Barbosa Rocha</w:t>
            </w:r>
          </w:p>
        </w:tc>
        <w:tc>
          <w:tcPr>
            <w:tcW w:w="4247" w:type="dxa"/>
          </w:tcPr>
          <w:p w14:paraId="140257C1" w14:textId="77777777" w:rsidR="00BF4C35" w:rsidRPr="00A02DEA" w:rsidRDefault="00CE0FC9" w:rsidP="005C5F19">
            <w:pPr>
              <w:ind w:firstLine="0"/>
              <w:rPr>
                <w:rFonts w:cs="Arial"/>
              </w:rPr>
            </w:pPr>
            <w:r w:rsidRPr="00A02DEA">
              <w:rPr>
                <w:rFonts w:cs="Arial"/>
              </w:rPr>
              <w:t>- Definição de Use Case</w:t>
            </w:r>
          </w:p>
          <w:p w14:paraId="140257C2" w14:textId="77777777" w:rsidR="005E1618" w:rsidRPr="00A02DEA" w:rsidRDefault="005E1618" w:rsidP="005E1618">
            <w:pPr>
              <w:ind w:firstLine="0"/>
              <w:rPr>
                <w:rFonts w:cs="Arial"/>
              </w:rPr>
            </w:pPr>
            <w:r w:rsidRPr="00A02DEA">
              <w:rPr>
                <w:rFonts w:cs="Arial"/>
              </w:rPr>
              <w:t>-</w:t>
            </w:r>
            <w:r w:rsidR="00BE5ED7">
              <w:rPr>
                <w:rFonts w:cs="Arial"/>
              </w:rPr>
              <w:t xml:space="preserve"> </w:t>
            </w:r>
            <w:r w:rsidRPr="00A02DEA">
              <w:rPr>
                <w:rFonts w:cs="Arial"/>
              </w:rPr>
              <w:t>Definição e alteração de Requisitos funcionais e não funcionais</w:t>
            </w:r>
          </w:p>
          <w:p w14:paraId="140257C3" w14:textId="77777777" w:rsidR="00CE0FC9" w:rsidRPr="00A02DEA" w:rsidRDefault="00CE0FC9" w:rsidP="005C5F19">
            <w:pPr>
              <w:ind w:firstLine="0"/>
              <w:rPr>
                <w:rFonts w:cs="Arial"/>
              </w:rPr>
            </w:pPr>
            <w:r w:rsidRPr="00A02DEA">
              <w:rPr>
                <w:rFonts w:cs="Arial"/>
              </w:rPr>
              <w:t>-</w:t>
            </w:r>
            <w:r w:rsidR="005E1618" w:rsidRPr="00A02DEA">
              <w:rPr>
                <w:rFonts w:cs="Arial"/>
              </w:rPr>
              <w:t xml:space="preserve"> </w:t>
            </w:r>
            <w:r w:rsidRPr="00A02DEA">
              <w:rPr>
                <w:rFonts w:cs="Arial"/>
              </w:rPr>
              <w:t>Definição do Diagrama de Sequência</w:t>
            </w:r>
          </w:p>
          <w:p w14:paraId="140257C4" w14:textId="77777777" w:rsidR="003253B3" w:rsidRPr="00A02DEA" w:rsidRDefault="003253B3" w:rsidP="005C5F19">
            <w:pPr>
              <w:ind w:firstLine="0"/>
              <w:rPr>
                <w:rFonts w:cs="Arial"/>
              </w:rPr>
            </w:pPr>
            <w:r w:rsidRPr="00A02DEA">
              <w:rPr>
                <w:rFonts w:cs="Arial"/>
              </w:rPr>
              <w:t>- Definições e alterações do Diagrama de Classe</w:t>
            </w:r>
          </w:p>
          <w:p w14:paraId="140257C5" w14:textId="77777777" w:rsidR="00B71C33" w:rsidRDefault="00B71C33" w:rsidP="005C5F19">
            <w:pPr>
              <w:ind w:firstLine="0"/>
              <w:rPr>
                <w:rFonts w:cs="Arial"/>
              </w:rPr>
            </w:pPr>
            <w:r w:rsidRPr="00A02DEA">
              <w:rPr>
                <w:rFonts w:cs="Arial"/>
              </w:rPr>
              <w:t xml:space="preserve">- Revisão </w:t>
            </w:r>
          </w:p>
          <w:p w14:paraId="140257C6" w14:textId="77777777" w:rsidR="0050232D" w:rsidRPr="00A02DEA" w:rsidRDefault="0050232D" w:rsidP="005C5F19">
            <w:pPr>
              <w:ind w:firstLine="0"/>
              <w:rPr>
                <w:rFonts w:cs="Arial"/>
              </w:rPr>
            </w:pPr>
            <w:r>
              <w:rPr>
                <w:rFonts w:cs="Arial"/>
              </w:rPr>
              <w:t>- Alterações do Modelo Lógico</w:t>
            </w:r>
          </w:p>
        </w:tc>
      </w:tr>
    </w:tbl>
    <w:p w14:paraId="140257C9" w14:textId="77777777" w:rsidR="00BF7D22" w:rsidRDefault="00BF7D22">
      <w:pPr>
        <w:spacing w:after="160" w:line="259" w:lineRule="auto"/>
        <w:ind w:firstLine="0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000000" w:themeColor="text1"/>
          <w:sz w:val="24"/>
          <w:szCs w:val="22"/>
          <w:lang w:eastAsia="en-US"/>
        </w:rPr>
        <w:id w:val="-1253426067"/>
        <w:docPartObj>
          <w:docPartGallery w:val="Table of Contents"/>
          <w:docPartUnique/>
        </w:docPartObj>
      </w:sdtPr>
      <w:sdtEndPr>
        <w:rPr>
          <w:rFonts w:cs="Arial"/>
          <w:b/>
          <w:bCs/>
          <w:sz w:val="28"/>
          <w:szCs w:val="28"/>
        </w:rPr>
      </w:sdtEndPr>
      <w:sdtContent>
        <w:p w14:paraId="140257CA" w14:textId="77777777" w:rsidR="00A62A6F" w:rsidRDefault="007D26ED" w:rsidP="00256E84">
          <w:pPr>
            <w:pStyle w:val="CabealhodoSumrio"/>
            <w:numPr>
              <w:ilvl w:val="0"/>
              <w:numId w:val="0"/>
            </w:numPr>
            <w:spacing w:line="360" w:lineRule="auto"/>
            <w:ind w:left="432"/>
            <w:jc w:val="center"/>
            <w:rPr>
              <w:rFonts w:ascii="Arial" w:hAnsi="Arial" w:cs="Arial"/>
              <w:b/>
              <w:color w:val="auto"/>
              <w:sz w:val="28"/>
              <w:szCs w:val="28"/>
            </w:rPr>
          </w:pPr>
          <w:r w:rsidRPr="007D26ED">
            <w:rPr>
              <w:rFonts w:ascii="Arial" w:hAnsi="Arial" w:cs="Arial"/>
              <w:b/>
              <w:color w:val="auto"/>
              <w:sz w:val="28"/>
              <w:szCs w:val="28"/>
            </w:rPr>
            <w:t>SUMÁRIO</w:t>
          </w:r>
        </w:p>
        <w:p w14:paraId="49116E0B" w14:textId="1976DA3A" w:rsidR="006E3501" w:rsidRDefault="0063250A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r w:rsidRPr="00BE7E8B">
            <w:rPr>
              <w:rFonts w:ascii="Arial" w:hAnsi="Arial" w:cs="Arial"/>
              <w:b/>
              <w:bCs/>
              <w:sz w:val="28"/>
              <w:szCs w:val="28"/>
            </w:rPr>
            <w:fldChar w:fldCharType="begin"/>
          </w:r>
          <w:r w:rsidR="00A62A6F" w:rsidRPr="00BE7E8B">
            <w:rPr>
              <w:rFonts w:ascii="Arial" w:hAnsi="Arial" w:cs="Arial"/>
              <w:b/>
              <w:bCs/>
              <w:sz w:val="28"/>
              <w:szCs w:val="28"/>
            </w:rPr>
            <w:instrText xml:space="preserve"> TOC \o "1-3" \h \z \u </w:instrText>
          </w:r>
          <w:r w:rsidRPr="00BE7E8B">
            <w:rPr>
              <w:rFonts w:ascii="Arial" w:hAnsi="Arial" w:cs="Arial"/>
              <w:b/>
              <w:bCs/>
              <w:sz w:val="28"/>
              <w:szCs w:val="28"/>
            </w:rPr>
            <w:fldChar w:fldCharType="separate"/>
          </w:r>
          <w:hyperlink w:anchor="_Toc522018426" w:history="1">
            <w:r w:rsidR="006E3501" w:rsidRPr="00D50DE1">
              <w:rPr>
                <w:rStyle w:val="Hyperlink"/>
                <w:noProof/>
              </w:rPr>
              <w:t>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INTRODUÇÃO AO DOCUMENTO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_Toc522018426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7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3CB77323" w14:textId="20C34EDE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27" w:history="1">
            <w:r w:rsidR="006E3501" w:rsidRPr="00D50DE1">
              <w:rPr>
                <w:rStyle w:val="Hyperlink"/>
                <w:noProof/>
              </w:rPr>
              <w:t>1.1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Tema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_Toc522018427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7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64C8E911" w14:textId="4D3BF0A1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28" w:history="1">
            <w:r w:rsidR="006E3501" w:rsidRPr="00D50DE1">
              <w:rPr>
                <w:rStyle w:val="Hyperlink"/>
                <w:noProof/>
              </w:rPr>
              <w:t>1.2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Objetivo do Projeto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_Toc522018428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7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0AA22BD6" w14:textId="3FC3143B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29" w:history="1">
            <w:r w:rsidR="006E3501" w:rsidRPr="00D50DE1">
              <w:rPr>
                <w:rStyle w:val="Hyperlink"/>
                <w:noProof/>
              </w:rPr>
              <w:t>1.3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Delimitação do Problema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_Toc522018429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7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0A78717C" w14:textId="3485200B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30" w:history="1">
            <w:r w:rsidR="006E3501" w:rsidRPr="00D50DE1">
              <w:rPr>
                <w:rStyle w:val="Hyperlink"/>
                <w:noProof/>
              </w:rPr>
              <w:t>1.4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Justificativa da Escolha do Tema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_Toc522018430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7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49A65320" w14:textId="53294A78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31" w:history="1">
            <w:r w:rsidR="006E3501" w:rsidRPr="00D50DE1">
              <w:rPr>
                <w:rStyle w:val="Hyperlink"/>
                <w:noProof/>
              </w:rPr>
              <w:t>1.5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Método de Trabalho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_Toc522018431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7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0CCFCB7E" w14:textId="7F91073D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32" w:history="1">
            <w:r w:rsidR="006E3501" w:rsidRPr="00D50DE1">
              <w:rPr>
                <w:rStyle w:val="Hyperlink"/>
                <w:noProof/>
              </w:rPr>
              <w:t>1.6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Organização do Trabalho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_Toc522018432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8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1ABE6496" w14:textId="5A027E23" w:rsidR="006E3501" w:rsidRDefault="00F945BE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522018433" w:history="1">
            <w:r w:rsidR="006E3501" w:rsidRPr="00D50DE1">
              <w:rPr>
                <w:rStyle w:val="Hyperlink"/>
                <w:noProof/>
              </w:rPr>
              <w:t>2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DESCRIÇÃO GERAL DO SISTEMA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_Toc522018433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152590BB" w14:textId="449B6BBD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34" w:history="1">
            <w:r w:rsidR="006E3501" w:rsidRPr="00D50DE1">
              <w:rPr>
                <w:rStyle w:val="Hyperlink"/>
                <w:noProof/>
              </w:rPr>
              <w:t>2.1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Descrição do problema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_Toc522018434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D2E1F49" w14:textId="53FA0215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35" w:history="1">
            <w:r w:rsidR="006E3501" w:rsidRPr="00D50DE1">
              <w:rPr>
                <w:rStyle w:val="Hyperlink"/>
                <w:noProof/>
              </w:rPr>
              <w:t>2.2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Objetivo do sistema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_Toc522018435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4D732D0D" w14:textId="7C1FBC9D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36" w:history="1">
            <w:r w:rsidR="006E3501" w:rsidRPr="00D50DE1">
              <w:rPr>
                <w:rStyle w:val="Hyperlink"/>
                <w:noProof/>
              </w:rPr>
              <w:t>2.3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Principais envolvidos e suas características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_Toc522018436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6943D63" w14:textId="47AD287A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37" w:history="1">
            <w:r w:rsidR="006E3501" w:rsidRPr="00D50DE1">
              <w:rPr>
                <w:rStyle w:val="Hyperlink"/>
                <w:noProof/>
              </w:rPr>
              <w:t>2.3.1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Usuários do Sistema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_Toc522018437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1003EDDD" w14:textId="4E124441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38" w:history="1">
            <w:r w:rsidR="006E3501" w:rsidRPr="00D50DE1">
              <w:rPr>
                <w:rStyle w:val="Hyperlink"/>
                <w:noProof/>
              </w:rPr>
              <w:t>2.3.2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Desenvolvedores do Sistema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_Toc522018438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01C8E42C" w14:textId="385C1A43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39" w:history="1">
            <w:r w:rsidR="006E3501" w:rsidRPr="00D50DE1">
              <w:rPr>
                <w:rStyle w:val="Hyperlink"/>
                <w:noProof/>
              </w:rPr>
              <w:t>2.4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Regras de Negócio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_Toc522018439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10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12E617E5" w14:textId="13951FCB" w:rsidR="006E3501" w:rsidRDefault="00F945BE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522018440" w:history="1">
            <w:r w:rsidR="006E3501" w:rsidRPr="00D50DE1">
              <w:rPr>
                <w:rStyle w:val="Hyperlink"/>
                <w:noProof/>
              </w:rPr>
              <w:t>3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REQUISITOS DO SISTEMA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_Toc522018440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11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202F709B" w14:textId="7E7A7C33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41" w:history="1">
            <w:r w:rsidR="006E3501" w:rsidRPr="00D50DE1">
              <w:rPr>
                <w:rStyle w:val="Hyperlink"/>
                <w:noProof/>
              </w:rPr>
              <w:t>3.1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Requisitos Funcionais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_Toc522018441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11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6FFAE91" w14:textId="2D82D3CD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42" w:history="1">
            <w:r w:rsidR="006E3501" w:rsidRPr="00D50DE1">
              <w:rPr>
                <w:rStyle w:val="Hyperlink"/>
                <w:b/>
                <w:noProof/>
              </w:rPr>
              <w:t>RF01 - Cadastrar funcionários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_Toc522018442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11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29D8DCB9" w14:textId="367ECAA3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43" w:history="1">
            <w:r w:rsidR="006E3501" w:rsidRPr="00D50DE1">
              <w:rPr>
                <w:rStyle w:val="Hyperlink"/>
                <w:b/>
                <w:noProof/>
              </w:rPr>
              <w:t>RF02 – Efetuar login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_Toc522018443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11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7F987C32" w14:textId="365ABF4C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44" w:history="1">
            <w:r w:rsidR="006E3501" w:rsidRPr="00D50DE1">
              <w:rPr>
                <w:rStyle w:val="Hyperlink"/>
                <w:b/>
                <w:noProof/>
              </w:rPr>
              <w:t>RF03 – Cadastrar Produtos Pré-definidos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_Toc522018444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12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17E185F3" w14:textId="2BB2EA7C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45" w:history="1">
            <w:r w:rsidR="006E3501" w:rsidRPr="00D50DE1">
              <w:rPr>
                <w:rStyle w:val="Hyperlink"/>
                <w:b/>
                <w:noProof/>
              </w:rPr>
              <w:t>RF04 – Visualizar produtos para Compra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_Toc522018445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12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41DC7173" w14:textId="500DBB17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46" w:history="1">
            <w:r w:rsidR="006E3501" w:rsidRPr="00D50DE1">
              <w:rPr>
                <w:rStyle w:val="Hyperlink"/>
                <w:b/>
                <w:noProof/>
              </w:rPr>
              <w:t>RF05 – Cadastrar de clientes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_Toc522018446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13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40F92F21" w14:textId="4C55600A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47" w:history="1">
            <w:r w:rsidR="006E3501" w:rsidRPr="00D50DE1">
              <w:rPr>
                <w:rStyle w:val="Hyperlink"/>
                <w:b/>
                <w:noProof/>
              </w:rPr>
              <w:t>RF06 – Cadastrar Estampa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_Toc522018447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14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3291E379" w14:textId="7D0C560E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48" w:history="1">
            <w:r w:rsidR="006E3501" w:rsidRPr="00D50DE1">
              <w:rPr>
                <w:rStyle w:val="Hyperlink"/>
                <w:b/>
                <w:noProof/>
              </w:rPr>
              <w:t>RF07 – Cadastrar Foto Camiseta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_Toc522018448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14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21D074AC" w14:textId="128DD56E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49" w:history="1">
            <w:r w:rsidR="006E3501" w:rsidRPr="00D50DE1">
              <w:rPr>
                <w:rStyle w:val="Hyperlink"/>
                <w:b/>
                <w:noProof/>
              </w:rPr>
              <w:t>RF08 – Cadastrar itens de personalização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_Toc522018449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14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518AA8C" w14:textId="644353DE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50" w:history="1">
            <w:r w:rsidR="006E3501" w:rsidRPr="00D50DE1">
              <w:rPr>
                <w:rStyle w:val="Hyperlink"/>
                <w:b/>
                <w:noProof/>
              </w:rPr>
              <w:t>RF09 – Personalizar camiseta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_Toc522018450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15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2E53A250" w14:textId="7961E8CB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51" w:history="1">
            <w:r w:rsidR="006E3501" w:rsidRPr="00D50DE1">
              <w:rPr>
                <w:rStyle w:val="Hyperlink"/>
                <w:b/>
                <w:noProof/>
              </w:rPr>
              <w:t>RF10 - Efetuar compra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_Toc522018451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16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986AEA7" w14:textId="2B8827E0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52" w:history="1">
            <w:r w:rsidR="006E3501" w:rsidRPr="00D50DE1">
              <w:rPr>
                <w:rStyle w:val="Hyperlink"/>
                <w:b/>
                <w:noProof/>
              </w:rPr>
              <w:t>RF11 – Gerar relatório de vendas confirmadas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_Toc522018452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17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1EE72379" w14:textId="37BFF49B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53" w:history="1">
            <w:r w:rsidR="006E3501" w:rsidRPr="00D50DE1">
              <w:rPr>
                <w:rStyle w:val="Hyperlink"/>
                <w:b/>
                <w:noProof/>
              </w:rPr>
              <w:t>RF12 – Gerar Relatório de vendas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_Toc522018453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18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24489487" w14:textId="4D173504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54" w:history="1">
            <w:r w:rsidR="006E3501" w:rsidRPr="00D50DE1">
              <w:rPr>
                <w:rStyle w:val="Hyperlink"/>
                <w:b/>
                <w:noProof/>
              </w:rPr>
              <w:t>RF13 – Gerar Relatório de perfil de cliente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_Toc522018454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18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0F76C208" w14:textId="7164BD60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55" w:history="1">
            <w:r w:rsidR="006E3501" w:rsidRPr="00D50DE1">
              <w:rPr>
                <w:rStyle w:val="Hyperlink"/>
                <w:noProof/>
              </w:rPr>
              <w:t>3.2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Requisitos Não-Funcionais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_Toc522018455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9FE6F37" w14:textId="284BFCB7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56" w:history="1">
            <w:r w:rsidR="006E3501" w:rsidRPr="00D50DE1">
              <w:rPr>
                <w:rStyle w:val="Hyperlink"/>
                <w:b/>
                <w:noProof/>
              </w:rPr>
              <w:t>RNF01 – Requisitos de interface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_Toc522018456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10FD87AC" w14:textId="043766DB" w:rsidR="006E3501" w:rsidRDefault="00F945BE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57" w:history="1">
            <w:r w:rsidR="006E3501" w:rsidRPr="00D50DE1">
              <w:rPr>
                <w:rStyle w:val="Hyperlink"/>
                <w:b/>
                <w:noProof/>
              </w:rPr>
              <w:t>RNF02 – Idioma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_Toc522018457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19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694A7A2B" w14:textId="10A53CC1" w:rsidR="006E3501" w:rsidRDefault="00F945BE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522018458" w:history="1">
            <w:r w:rsidR="006E3501" w:rsidRPr="00D50DE1">
              <w:rPr>
                <w:rStyle w:val="Hyperlink"/>
                <w:noProof/>
              </w:rPr>
              <w:t>4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MODELAGEM DO SISTEMA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_Toc522018458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20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693DB5A9" w14:textId="25C2F62E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59" w:history="1">
            <w:r w:rsidR="006E3501" w:rsidRPr="00D50DE1">
              <w:rPr>
                <w:rStyle w:val="Hyperlink"/>
                <w:noProof/>
              </w:rPr>
              <w:t>4.1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Diagramas de Caso de Uso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_Toc522018459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20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7F6EFFC3" w14:textId="4D830319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60" w:history="1">
            <w:r w:rsidR="006E3501" w:rsidRPr="00D50DE1">
              <w:rPr>
                <w:rStyle w:val="Hyperlink"/>
                <w:noProof/>
              </w:rPr>
              <w:t>4.1.1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Cadastrar Funcionário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_Toc522018460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20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6056E734" w14:textId="16F37830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61" w:history="1">
            <w:r w:rsidR="006E3501" w:rsidRPr="00D50DE1">
              <w:rPr>
                <w:rStyle w:val="Hyperlink"/>
                <w:noProof/>
              </w:rPr>
              <w:t>4.1.2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Efetuar Login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_Toc522018461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22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00F0B067" w14:textId="70F9BA40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62" w:history="1">
            <w:r w:rsidR="006E3501" w:rsidRPr="00D50DE1">
              <w:rPr>
                <w:rStyle w:val="Hyperlink"/>
                <w:noProof/>
              </w:rPr>
              <w:t>4.1.3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Cadastrar Produtos Pré-Definidos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_Toc522018462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23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2CAC1239" w14:textId="48BBEE01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63" w:history="1">
            <w:r w:rsidR="006E3501" w:rsidRPr="00D50DE1">
              <w:rPr>
                <w:rStyle w:val="Hyperlink"/>
                <w:noProof/>
              </w:rPr>
              <w:t>4.1.4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Visualizar produtos para compra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_Toc522018463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26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6043CE07" w14:textId="33022E35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64" w:history="1">
            <w:r w:rsidR="006E3501" w:rsidRPr="00D50DE1">
              <w:rPr>
                <w:rStyle w:val="Hyperlink"/>
                <w:noProof/>
              </w:rPr>
              <w:t>4.1.5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Cadastrar Cliente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_Toc522018464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27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2443C62A" w14:textId="10B82546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65" w:history="1">
            <w:r w:rsidR="006E3501" w:rsidRPr="00D50DE1">
              <w:rPr>
                <w:rStyle w:val="Hyperlink"/>
                <w:noProof/>
              </w:rPr>
              <w:t>4.1.6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Cadastrar Estampa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_Toc522018465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29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715EC5C" w14:textId="3593978B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66" w:history="1">
            <w:r w:rsidR="006E3501" w:rsidRPr="00D50DE1">
              <w:rPr>
                <w:rStyle w:val="Hyperlink"/>
                <w:noProof/>
              </w:rPr>
              <w:t>4.1.7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Cadastrar Foto Camiseta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_Toc522018466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31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7F195A9D" w14:textId="506EF2AF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67" w:history="1">
            <w:r w:rsidR="006E3501" w:rsidRPr="00D50DE1">
              <w:rPr>
                <w:rStyle w:val="Hyperlink"/>
                <w:noProof/>
              </w:rPr>
              <w:t>4.1.8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Cadastrar Itens de Personalização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_Toc522018467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32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0AB62709" w14:textId="4BA2194C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68" w:history="1">
            <w:r w:rsidR="006E3501" w:rsidRPr="00D50DE1">
              <w:rPr>
                <w:rStyle w:val="Hyperlink"/>
                <w:noProof/>
              </w:rPr>
              <w:t>4.1.9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Personalizar Camiseta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_Toc522018468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33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09042A43" w14:textId="6588160E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69" w:history="1">
            <w:r w:rsidR="006E3501" w:rsidRPr="00D50DE1">
              <w:rPr>
                <w:rStyle w:val="Hyperlink"/>
                <w:noProof/>
              </w:rPr>
              <w:t>4.1.10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Efetuar Compra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_Toc522018469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35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7FD60355" w14:textId="66A2B8E8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70" w:history="1">
            <w:r w:rsidR="006E3501" w:rsidRPr="00D50DE1">
              <w:rPr>
                <w:rStyle w:val="Hyperlink"/>
                <w:noProof/>
              </w:rPr>
              <w:t>4.1.11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Gerar relatório de vendas confirmadas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_Toc522018470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38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04AE085" w14:textId="6FD03440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71" w:history="1">
            <w:r w:rsidR="006E3501" w:rsidRPr="00D50DE1">
              <w:rPr>
                <w:rStyle w:val="Hyperlink"/>
                <w:noProof/>
              </w:rPr>
              <w:t>4.1.12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Gerar Relatório de Vendas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_Toc522018471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39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639425E8" w14:textId="1A00309A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72" w:history="1">
            <w:r w:rsidR="006E3501" w:rsidRPr="00D50DE1">
              <w:rPr>
                <w:rStyle w:val="Hyperlink"/>
                <w:noProof/>
              </w:rPr>
              <w:t>4.1.13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Gerar Relatório de Perfil de Cliente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_Toc522018472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40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457F1C15" w14:textId="678A6055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73" w:history="1">
            <w:r w:rsidR="006E3501" w:rsidRPr="00D50DE1">
              <w:rPr>
                <w:rStyle w:val="Hyperlink"/>
                <w:noProof/>
              </w:rPr>
              <w:t>4.2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Diagrama de classe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_Toc522018473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42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38653390" w14:textId="0F12FE1E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74" w:history="1">
            <w:r w:rsidR="006E3501" w:rsidRPr="00D50DE1">
              <w:rPr>
                <w:rStyle w:val="Hyperlink"/>
                <w:noProof/>
              </w:rPr>
              <w:t>4.3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Diagrama de sequência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_Toc522018474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43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1D77DE4D" w14:textId="59D94246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75" w:history="1">
            <w:r w:rsidR="006E3501" w:rsidRPr="00D50DE1">
              <w:rPr>
                <w:rStyle w:val="Hyperlink"/>
                <w:noProof/>
              </w:rPr>
              <w:t>4.3.1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Cadastrar Foto Camiseta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_Toc522018475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43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1A97F249" w14:textId="053B981A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76" w:history="1">
            <w:r w:rsidR="006E3501" w:rsidRPr="00D50DE1">
              <w:rPr>
                <w:rStyle w:val="Hyperlink"/>
                <w:noProof/>
              </w:rPr>
              <w:t>4.3.2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Cadastrar Funcionário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_Toc522018476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43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236AAD8" w14:textId="033303FC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77" w:history="1">
            <w:r w:rsidR="006E3501" w:rsidRPr="00D50DE1">
              <w:rPr>
                <w:rStyle w:val="Hyperlink"/>
                <w:noProof/>
              </w:rPr>
              <w:t>4.3.3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Cadastrar itens de personalização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_Toc522018477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44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1644EF85" w14:textId="4DD74DE1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78" w:history="1">
            <w:r w:rsidR="006E3501" w:rsidRPr="00D50DE1">
              <w:rPr>
                <w:rStyle w:val="Hyperlink"/>
                <w:noProof/>
              </w:rPr>
              <w:t>4.3.4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Cadastro de produtos pré-definidos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_Toc522018478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45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6DA58CFE" w14:textId="48C3627D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79" w:history="1">
            <w:r w:rsidR="006E3501" w:rsidRPr="00D50DE1">
              <w:rPr>
                <w:rStyle w:val="Hyperlink"/>
                <w:noProof/>
              </w:rPr>
              <w:t>4.3.5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Efetuar Login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_Toc522018479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46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031ED7A6" w14:textId="18AD12E1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80" w:history="1">
            <w:r w:rsidR="006E3501" w:rsidRPr="00D50DE1">
              <w:rPr>
                <w:rStyle w:val="Hyperlink"/>
                <w:noProof/>
              </w:rPr>
              <w:t>4.3.6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Efetuar compra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_Toc522018480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47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143BA05" w14:textId="5FC3F3A1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81" w:history="1">
            <w:r w:rsidR="006E3501" w:rsidRPr="00D50DE1">
              <w:rPr>
                <w:rStyle w:val="Hyperlink"/>
                <w:noProof/>
              </w:rPr>
              <w:t>4.3.7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Personalizar camiseta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_Toc522018481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48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2E442CEF" w14:textId="1359BF47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82" w:history="1">
            <w:r w:rsidR="006E3501" w:rsidRPr="00D50DE1">
              <w:rPr>
                <w:rStyle w:val="Hyperlink"/>
                <w:noProof/>
              </w:rPr>
              <w:t>4.3.8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Visualizar produtos para compra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_Toc522018482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49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087C9283" w14:textId="3CF45678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83" w:history="1">
            <w:r w:rsidR="006E3501" w:rsidRPr="00D50DE1">
              <w:rPr>
                <w:rStyle w:val="Hyperlink"/>
                <w:noProof/>
              </w:rPr>
              <w:t>4.3.9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Gerar perfil de relatório de cliente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_Toc522018483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50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2E0D5C38" w14:textId="4E7E3B83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84" w:history="1">
            <w:r w:rsidR="006E3501" w:rsidRPr="00D50DE1">
              <w:rPr>
                <w:rStyle w:val="Hyperlink"/>
                <w:noProof/>
              </w:rPr>
              <w:t>4.3.10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Gerar relatório de vendas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_Toc522018484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50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197A5C3" w14:textId="64D987B6" w:rsidR="006E3501" w:rsidRDefault="00F945BE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22018485" w:history="1">
            <w:r w:rsidR="006E3501" w:rsidRPr="00D50DE1">
              <w:rPr>
                <w:rStyle w:val="Hyperlink"/>
                <w:noProof/>
              </w:rPr>
              <w:t>4.3.11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Gerar relatório de vendas confirmadas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_Toc522018485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51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41BF0660" w14:textId="73B57F91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86" w:history="1">
            <w:r w:rsidR="006E3501" w:rsidRPr="00D50DE1">
              <w:rPr>
                <w:rStyle w:val="Hyperlink"/>
                <w:noProof/>
              </w:rPr>
              <w:t>4.4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Diagrama de atividades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_Toc522018486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52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864773A" w14:textId="37313667" w:rsidR="006E3501" w:rsidRDefault="00F945BE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522018487" w:history="1">
            <w:r w:rsidR="006E3501" w:rsidRPr="00D50DE1">
              <w:rPr>
                <w:rStyle w:val="Hyperlink"/>
                <w:noProof/>
              </w:rPr>
              <w:t>5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MODELAGEM DO BANCO DE DADOS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_Toc522018487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53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213ECA8F" w14:textId="6BD58C54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88" w:history="1">
            <w:r w:rsidR="006E3501" w:rsidRPr="00D50DE1">
              <w:rPr>
                <w:rStyle w:val="Hyperlink"/>
                <w:noProof/>
              </w:rPr>
              <w:t>5.1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Modelo LÓGICO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_Toc522018488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53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00ED854D" w14:textId="7BFC37B4" w:rsidR="006E3501" w:rsidRDefault="00F945BE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522018489" w:history="1">
            <w:r w:rsidR="006E3501" w:rsidRPr="00D50DE1">
              <w:rPr>
                <w:rStyle w:val="Hyperlink"/>
                <w:noProof/>
              </w:rPr>
              <w:t>6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PROTÓTIPOS DE TELAS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_Toc522018489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54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331F9B0A" w14:textId="40DF87D3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90" w:history="1">
            <w:r w:rsidR="006E3501" w:rsidRPr="00D50DE1">
              <w:rPr>
                <w:rStyle w:val="Hyperlink"/>
                <w:noProof/>
              </w:rPr>
              <w:t>6.1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Cadastro de clientes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_Toc522018490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54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5E8B8DB9" w14:textId="224AB7B3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91" w:history="1">
            <w:r w:rsidR="006E3501" w:rsidRPr="00D50DE1">
              <w:rPr>
                <w:rStyle w:val="Hyperlink"/>
                <w:noProof/>
              </w:rPr>
              <w:t>6.2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Confirmação de venda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_Toc522018491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55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2AC8D54D" w14:textId="5F2A6D03" w:rsidR="006E3501" w:rsidRDefault="00F945BE">
          <w:pPr>
            <w:pStyle w:val="Sumrio2"/>
            <w:tabs>
              <w:tab w:val="left" w:pos="880"/>
            </w:tabs>
            <w:rPr>
              <w:rFonts w:cstheme="minorBidi"/>
              <w:noProof/>
            </w:rPr>
          </w:pPr>
          <w:hyperlink w:anchor="_Toc522018492" w:history="1">
            <w:r w:rsidR="006E3501" w:rsidRPr="00D50DE1">
              <w:rPr>
                <w:rStyle w:val="Hyperlink"/>
                <w:noProof/>
              </w:rPr>
              <w:t>6.3</w:t>
            </w:r>
            <w:r w:rsidR="006E3501">
              <w:rPr>
                <w:rFonts w:cstheme="minorBidi"/>
                <w:noProof/>
              </w:rPr>
              <w:tab/>
            </w:r>
            <w:r w:rsidR="006E3501" w:rsidRPr="00D50DE1">
              <w:rPr>
                <w:rStyle w:val="Hyperlink"/>
                <w:noProof/>
              </w:rPr>
              <w:t>Cadastro de produtos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_Toc522018492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56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75ABBA18" w14:textId="639A1D80" w:rsidR="006E3501" w:rsidRDefault="00F945BE">
          <w:pPr>
            <w:pStyle w:val="Sumrio1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522018493" w:history="1">
            <w:r w:rsidR="006E3501" w:rsidRPr="00D50DE1">
              <w:rPr>
                <w:rStyle w:val="Hyperlink"/>
                <w:noProof/>
              </w:rPr>
              <w:t>REFERÊNCIAS</w:t>
            </w:r>
            <w:r w:rsidR="006E3501">
              <w:rPr>
                <w:noProof/>
                <w:webHidden/>
              </w:rPr>
              <w:tab/>
            </w:r>
            <w:r w:rsidR="006E3501">
              <w:rPr>
                <w:noProof/>
                <w:webHidden/>
              </w:rPr>
              <w:fldChar w:fldCharType="begin"/>
            </w:r>
            <w:r w:rsidR="006E3501">
              <w:rPr>
                <w:noProof/>
                <w:webHidden/>
              </w:rPr>
              <w:instrText xml:space="preserve"> PAGEREF _Toc522018493 \h </w:instrText>
            </w:r>
            <w:r w:rsidR="006E3501">
              <w:rPr>
                <w:noProof/>
                <w:webHidden/>
              </w:rPr>
            </w:r>
            <w:r w:rsidR="006E3501">
              <w:rPr>
                <w:noProof/>
                <w:webHidden/>
              </w:rPr>
              <w:fldChar w:fldCharType="separate"/>
            </w:r>
            <w:r w:rsidR="006E3501">
              <w:rPr>
                <w:noProof/>
                <w:webHidden/>
              </w:rPr>
              <w:t>57</w:t>
            </w:r>
            <w:r w:rsidR="006E3501">
              <w:rPr>
                <w:noProof/>
                <w:webHidden/>
              </w:rPr>
              <w:fldChar w:fldCharType="end"/>
            </w:r>
          </w:hyperlink>
        </w:p>
        <w:p w14:paraId="14025811" w14:textId="39AD18EE" w:rsidR="00A62A6F" w:rsidRPr="00BE7E8B" w:rsidRDefault="0063250A" w:rsidP="002438C1">
          <w:pPr>
            <w:rPr>
              <w:rFonts w:cs="Arial"/>
              <w:b/>
              <w:sz w:val="28"/>
              <w:szCs w:val="28"/>
            </w:rPr>
          </w:pPr>
          <w:r w:rsidRPr="00BE7E8B">
            <w:rPr>
              <w:rFonts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4025812" w14:textId="7EF89AAC" w:rsidR="00B9409B" w:rsidRPr="00C05CBB" w:rsidRDefault="00B27F80" w:rsidP="00E0300A">
      <w:pPr>
        <w:pStyle w:val="Ttulo1"/>
      </w:pPr>
      <w:r>
        <w:br w:type="page"/>
      </w:r>
      <w:bookmarkStart w:id="1" w:name="_Toc522018426"/>
      <w:r w:rsidR="00957050" w:rsidRPr="00C05CBB">
        <w:lastRenderedPageBreak/>
        <w:t>INTRODUÇÃO AO DOCUMENTO</w:t>
      </w:r>
      <w:bookmarkEnd w:id="1"/>
    </w:p>
    <w:p w14:paraId="14025816" w14:textId="77777777" w:rsidR="009A5F89" w:rsidRPr="00C9586C" w:rsidRDefault="00C9586C" w:rsidP="00D122EB">
      <w:r w:rsidRPr="00C9586C">
        <w:t xml:space="preserve">Esse documento tem como objetivo principal fornecer a documentação necessária para o desenvolvimento de um site para camisetas personalizadas. No documento conterão capítulos que abordam o objetivo do projeto, </w:t>
      </w:r>
      <w:r w:rsidR="005E3ED5">
        <w:t>do sistema, requisitos funcionais e não funcionais e modelagem.</w:t>
      </w:r>
    </w:p>
    <w:p w14:paraId="14025817" w14:textId="77777777" w:rsidR="00C9586C" w:rsidRPr="00C9586C" w:rsidRDefault="00C9586C" w:rsidP="00D122EB"/>
    <w:p w14:paraId="14025818" w14:textId="77777777" w:rsidR="00B9409B" w:rsidRPr="00CB0F8A" w:rsidRDefault="00B9409B" w:rsidP="00CB0F8A">
      <w:pPr>
        <w:pStyle w:val="Ttulo2"/>
      </w:pPr>
      <w:bookmarkStart w:id="2" w:name="_Toc522018427"/>
      <w:r w:rsidRPr="00CB0F8A">
        <w:t>Tema</w:t>
      </w:r>
      <w:bookmarkEnd w:id="2"/>
      <w:r w:rsidRPr="00CB0F8A">
        <w:t xml:space="preserve"> </w:t>
      </w:r>
    </w:p>
    <w:p w14:paraId="14025819" w14:textId="77777777" w:rsidR="00A67916" w:rsidRDefault="00A67916" w:rsidP="00D122EB"/>
    <w:p w14:paraId="1402581A" w14:textId="77777777" w:rsidR="00B9409B" w:rsidRPr="00C9586C" w:rsidRDefault="00B9409B" w:rsidP="00D122EB">
      <w:pPr>
        <w:rPr>
          <w:rFonts w:cs="Arial"/>
        </w:rPr>
      </w:pPr>
      <w:r w:rsidRPr="00C9586C">
        <w:rPr>
          <w:rFonts w:cs="Arial"/>
        </w:rPr>
        <w:t>Site para vendas de camisetas pré-fabricadas e personalizadas</w:t>
      </w:r>
      <w:r w:rsidR="00CB1971">
        <w:rPr>
          <w:rFonts w:cs="Arial"/>
        </w:rPr>
        <w:t>.</w:t>
      </w:r>
    </w:p>
    <w:p w14:paraId="1402581B" w14:textId="77777777" w:rsidR="006629C8" w:rsidRDefault="006629C8" w:rsidP="00D122EB">
      <w:pPr>
        <w:pStyle w:val="Subttulo"/>
      </w:pPr>
    </w:p>
    <w:p w14:paraId="1402581C" w14:textId="77777777" w:rsidR="00B9409B" w:rsidRPr="00AF0D20" w:rsidRDefault="00B9409B" w:rsidP="00AF0D20">
      <w:pPr>
        <w:pStyle w:val="Ttulo2"/>
      </w:pPr>
      <w:bookmarkStart w:id="3" w:name="_Toc522018428"/>
      <w:r w:rsidRPr="00AF0D20">
        <w:t>Objetivo do Projeto</w:t>
      </w:r>
      <w:bookmarkEnd w:id="3"/>
    </w:p>
    <w:p w14:paraId="1402581D" w14:textId="77777777" w:rsidR="00A67916" w:rsidRDefault="00A67916" w:rsidP="00D122EB"/>
    <w:p w14:paraId="1402581E" w14:textId="77777777" w:rsidR="000A2760" w:rsidRPr="00C9586C" w:rsidRDefault="000A2760" w:rsidP="00D122EB">
      <w:r>
        <w:t xml:space="preserve">A criação deste projeto </w:t>
      </w:r>
      <w:r w:rsidRPr="00C9586C">
        <w:t>será para atender clientes exigentes</w:t>
      </w:r>
      <w:r w:rsidR="002F3AB9">
        <w:t xml:space="preserve"> que buscam qualidade em seus produtos,</w:t>
      </w:r>
      <w:r w:rsidRPr="00C9586C">
        <w:t xml:space="preserve"> partindo para um diferencial</w:t>
      </w:r>
      <w:r w:rsidR="002F3AB9">
        <w:t xml:space="preserve"> n</w:t>
      </w:r>
      <w:r w:rsidRPr="00C9586C">
        <w:t xml:space="preserve">o qual </w:t>
      </w:r>
      <w:proofErr w:type="gramStart"/>
      <w:r w:rsidR="002F3AB9">
        <w:t>o mesmo</w:t>
      </w:r>
      <w:proofErr w:type="gramEnd"/>
      <w:r w:rsidR="002F3AB9" w:rsidRPr="00C9586C">
        <w:t xml:space="preserve"> </w:t>
      </w:r>
      <w:r w:rsidRPr="00C9586C">
        <w:t>será totalmente livre para escolher</w:t>
      </w:r>
      <w:r w:rsidR="005E3ED5">
        <w:t>, a partir de um site,</w:t>
      </w:r>
      <w:r w:rsidRPr="00C9586C">
        <w:t xml:space="preserve"> o design de acordo com seu gosto particular</w:t>
      </w:r>
      <w:r w:rsidR="002F3AB9">
        <w:t xml:space="preserve"> ou comprar uma camiseta pré-fabricada</w:t>
      </w:r>
      <w:r w:rsidRPr="00C9586C">
        <w:t>.</w:t>
      </w:r>
    </w:p>
    <w:p w14:paraId="1402581F" w14:textId="77777777" w:rsidR="006629C8" w:rsidRDefault="006629C8" w:rsidP="00D122EB">
      <w:pPr>
        <w:pStyle w:val="Subttulo"/>
      </w:pPr>
    </w:p>
    <w:p w14:paraId="14025820" w14:textId="77777777" w:rsidR="00B9409B" w:rsidRDefault="00B9409B" w:rsidP="00AF0D20">
      <w:pPr>
        <w:pStyle w:val="Ttulo2"/>
      </w:pPr>
      <w:bookmarkStart w:id="4" w:name="_Toc522018429"/>
      <w:r w:rsidRPr="00F32F55">
        <w:t>Delimitação do Problema</w:t>
      </w:r>
      <w:bookmarkEnd w:id="4"/>
    </w:p>
    <w:p w14:paraId="14025821" w14:textId="77777777" w:rsidR="00A67916" w:rsidRDefault="00A67916" w:rsidP="00D122EB"/>
    <w:p w14:paraId="14025822" w14:textId="77777777" w:rsidR="00B9409B" w:rsidRPr="00F32F55" w:rsidRDefault="00B9409B" w:rsidP="00D122EB">
      <w:r w:rsidRPr="00F32F55">
        <w:t>É cada vez mais comum</w:t>
      </w:r>
      <w:r w:rsidR="00B10E16">
        <w:t>,</w:t>
      </w:r>
      <w:r w:rsidR="00962736">
        <w:t xml:space="preserve"> pessoas optarem pelo uso de </w:t>
      </w:r>
      <w:r w:rsidRPr="00F32F55">
        <w:t xml:space="preserve">camisetas personalizadas de acordo com seus próprios gostos. Seja por tamanho, cor, imagem ou tema preferido. </w:t>
      </w:r>
      <w:r w:rsidR="00962736">
        <w:t>Devido a isto, o projeto propõe oferecer esta opção a esse público</w:t>
      </w:r>
      <w:r w:rsidR="005E3ED5">
        <w:t>, dando a comodidade de escolha por um site.</w:t>
      </w:r>
    </w:p>
    <w:p w14:paraId="14025823" w14:textId="77777777" w:rsidR="006629C8" w:rsidRDefault="006629C8" w:rsidP="00D122EB">
      <w:pPr>
        <w:pStyle w:val="Subttulo"/>
      </w:pPr>
    </w:p>
    <w:p w14:paraId="14025824" w14:textId="77777777" w:rsidR="00B9409B" w:rsidRDefault="00B9409B" w:rsidP="000B0D18">
      <w:pPr>
        <w:pStyle w:val="Ttulo2"/>
      </w:pPr>
      <w:bookmarkStart w:id="5" w:name="_Toc522018430"/>
      <w:r w:rsidRPr="00F32F55">
        <w:t>Justificativa da Escolha do Tema</w:t>
      </w:r>
      <w:bookmarkEnd w:id="5"/>
    </w:p>
    <w:p w14:paraId="14025825" w14:textId="77777777" w:rsidR="000B3511" w:rsidRDefault="000B3511" w:rsidP="00D122EB"/>
    <w:p w14:paraId="14025826" w14:textId="77777777" w:rsidR="00B9409B" w:rsidRPr="00F32F55" w:rsidRDefault="00B9409B" w:rsidP="00D122EB">
      <w:r w:rsidRPr="00F32F55">
        <w:t>Desenvolver conhecimentos sobre desenvolvi</w:t>
      </w:r>
      <w:r w:rsidR="00DA685D">
        <w:t>mento de sites de vendas online</w:t>
      </w:r>
      <w:r w:rsidRPr="00F32F55">
        <w:t xml:space="preserve"> em que seja possível personalizar suas próprias camisetas no próprio site.</w:t>
      </w:r>
    </w:p>
    <w:p w14:paraId="14025827" w14:textId="77777777" w:rsidR="00A67916" w:rsidRDefault="00A67916" w:rsidP="0024534E">
      <w:pPr>
        <w:ind w:firstLine="0"/>
      </w:pPr>
    </w:p>
    <w:p w14:paraId="14025828" w14:textId="77777777" w:rsidR="00B9409B" w:rsidRDefault="00B9409B" w:rsidP="001854EA">
      <w:pPr>
        <w:pStyle w:val="Ttulo2"/>
      </w:pPr>
      <w:bookmarkStart w:id="6" w:name="_Toc522018431"/>
      <w:r w:rsidRPr="00F32F55">
        <w:t>Método de Trabalho</w:t>
      </w:r>
      <w:bookmarkEnd w:id="6"/>
    </w:p>
    <w:p w14:paraId="14025829" w14:textId="77777777" w:rsidR="000B3511" w:rsidRDefault="000B3511" w:rsidP="00D122EB"/>
    <w:p w14:paraId="1402582A" w14:textId="77777777" w:rsidR="00C3560F" w:rsidRDefault="00B9409B" w:rsidP="00D122EB">
      <w:r w:rsidRPr="00F32F55">
        <w:t>O método que será utilizado para o desenvolvimento do site</w:t>
      </w:r>
      <w:r w:rsidR="00DA685D">
        <w:t xml:space="preserve"> será </w:t>
      </w:r>
      <w:proofErr w:type="gramStart"/>
      <w:r w:rsidR="00DA685D">
        <w:t xml:space="preserve">o modelo </w:t>
      </w:r>
      <w:r w:rsidR="00BC6126">
        <w:t>cascata</w:t>
      </w:r>
      <w:proofErr w:type="gramEnd"/>
      <w:r w:rsidR="007F1B34">
        <w:t xml:space="preserve">, que segundo </w:t>
      </w:r>
      <w:proofErr w:type="spellStart"/>
      <w:r w:rsidR="007F1B34">
        <w:t>Pfleeger</w:t>
      </w:r>
      <w:proofErr w:type="spellEnd"/>
      <w:r w:rsidR="007F7815">
        <w:t xml:space="preserve"> (2004)</w:t>
      </w:r>
      <w:r w:rsidR="007F1B34">
        <w:t xml:space="preserve"> foi um dos primeiros modelos propostos em </w:t>
      </w:r>
      <w:r w:rsidR="007F1B34">
        <w:lastRenderedPageBreak/>
        <w:t>que os estágios de desenvolvimento são apresentados em sequência, como em uma cascata.</w:t>
      </w:r>
    </w:p>
    <w:p w14:paraId="1402582B" w14:textId="77777777" w:rsidR="009A5F89" w:rsidRDefault="009A5F89" w:rsidP="00D122EB">
      <w:pPr>
        <w:pStyle w:val="Subttulo"/>
      </w:pPr>
    </w:p>
    <w:p w14:paraId="1402582C" w14:textId="77777777" w:rsidR="00B9409B" w:rsidRDefault="00B9409B" w:rsidP="00E0300A">
      <w:pPr>
        <w:pStyle w:val="Ttulo2"/>
      </w:pPr>
      <w:bookmarkStart w:id="7" w:name="_Toc522018432"/>
      <w:r w:rsidRPr="00F32F55">
        <w:t>Organização do Trabalho</w:t>
      </w:r>
      <w:bookmarkEnd w:id="7"/>
    </w:p>
    <w:p w14:paraId="1402582D" w14:textId="77777777" w:rsidR="005B4CF0" w:rsidRDefault="005B4CF0" w:rsidP="00D122EB"/>
    <w:p w14:paraId="1402582E" w14:textId="77777777" w:rsidR="00B05F96" w:rsidRPr="00E76403" w:rsidRDefault="00B05F96" w:rsidP="00D122EB">
      <w:r>
        <w:t>O</w:t>
      </w:r>
      <w:r w:rsidR="00880007">
        <w:t xml:space="preserve"> capítulo </w:t>
      </w:r>
      <w:r w:rsidR="007F7815">
        <w:t>1</w:t>
      </w:r>
      <w:r w:rsidRPr="00E76403">
        <w:t xml:space="preserve"> aborda uma explicaç</w:t>
      </w:r>
      <w:r w:rsidR="00880007">
        <w:t>ão de como o projeto se iniciou junto com</w:t>
      </w:r>
      <w:r w:rsidRPr="00E76403">
        <w:t xml:space="preserve"> uma introdução e descrição dos processos </w:t>
      </w:r>
      <w:r w:rsidR="00CA22C9">
        <w:t xml:space="preserve">do trabalho </w:t>
      </w:r>
      <w:r w:rsidRPr="00E76403">
        <w:t>de uma maneira ampla a t</w:t>
      </w:r>
      <w:r w:rsidR="00875F01">
        <w:t>odo o desenvolvimento do website</w:t>
      </w:r>
      <w:r w:rsidRPr="00E76403">
        <w:t>, informando</w:t>
      </w:r>
      <w:r w:rsidR="00CA22C9">
        <w:t xml:space="preserve"> o objetivo d</w:t>
      </w:r>
      <w:r w:rsidR="00875F01">
        <w:t>o website</w:t>
      </w:r>
      <w:r w:rsidRPr="00E76403">
        <w:t xml:space="preserve">, o tema, </w:t>
      </w:r>
      <w:r w:rsidR="00CA22C9">
        <w:t xml:space="preserve">sua </w:t>
      </w:r>
      <w:r w:rsidRPr="00E76403">
        <w:t>jus</w:t>
      </w:r>
      <w:r w:rsidR="00CA22C9">
        <w:t xml:space="preserve">tificativa de escolha </w:t>
      </w:r>
      <w:r w:rsidRPr="00E76403">
        <w:t xml:space="preserve">e métodos de trabalho. </w:t>
      </w:r>
    </w:p>
    <w:p w14:paraId="1402582F" w14:textId="77777777" w:rsidR="00B05F96" w:rsidRDefault="00B05F96" w:rsidP="00D122EB">
      <w:pPr>
        <w:ind w:firstLine="709"/>
      </w:pPr>
      <w:r>
        <w:t>O</w:t>
      </w:r>
      <w:r w:rsidR="00CA22C9">
        <w:t xml:space="preserve"> capítulo </w:t>
      </w:r>
      <w:r w:rsidR="007F7815">
        <w:t>2</w:t>
      </w:r>
      <w:r w:rsidRPr="00E76403">
        <w:t xml:space="preserve"> envo</w:t>
      </w:r>
      <w:r w:rsidR="00875F01">
        <w:t>lve o desenvolvimento do website</w:t>
      </w:r>
      <w:r w:rsidRPr="00E76403">
        <w:t xml:space="preserve"> de uma maneira direta, mais técnica, de uma forma precisa </w:t>
      </w:r>
      <w:r w:rsidR="00CA22C9">
        <w:t>ao tratamento de dados, funções</w:t>
      </w:r>
      <w:r w:rsidRPr="00E76403">
        <w:t xml:space="preserve"> e características abordada.</w:t>
      </w:r>
    </w:p>
    <w:p w14:paraId="14025830" w14:textId="77777777" w:rsidR="004C4715" w:rsidRDefault="004C4715" w:rsidP="004C4715">
      <w:pPr>
        <w:ind w:firstLine="708"/>
      </w:pPr>
      <w:r>
        <w:t xml:space="preserve">O </w:t>
      </w:r>
      <w:r w:rsidR="00A840B0">
        <w:t>Capítulo</w:t>
      </w:r>
      <w:r>
        <w:t xml:space="preserve"> 3 aborda os requisitos funcionais e não funcionais que um sistema deve ter, explicando o tipo de acesso, principais cadastros, o tipo de personalização, relatório de vendas e cliente.</w:t>
      </w:r>
    </w:p>
    <w:p w14:paraId="14025831" w14:textId="77777777" w:rsidR="00A840B0" w:rsidRDefault="004C4715" w:rsidP="004C4715">
      <w:pPr>
        <w:ind w:firstLine="708"/>
      </w:pPr>
      <w:r>
        <w:t xml:space="preserve">O </w:t>
      </w:r>
      <w:r w:rsidR="00A840B0">
        <w:t>Capítulo</w:t>
      </w:r>
      <w:r>
        <w:t xml:space="preserve"> 4 </w:t>
      </w:r>
      <w:r w:rsidR="002149D7">
        <w:t>apresenta as modelagens do sistema como:</w:t>
      </w:r>
      <w:r>
        <w:t xml:space="preserve"> os casos de uso, e suas descrições, modelos de sequência e diagrama de classe, que serão usados para desenvolver o projeto</w:t>
      </w:r>
      <w:r w:rsidR="00A840B0">
        <w:t>.</w:t>
      </w:r>
    </w:p>
    <w:p w14:paraId="14025832" w14:textId="77777777" w:rsidR="00E517F5" w:rsidRDefault="004C4715" w:rsidP="004C4715">
      <w:pPr>
        <w:ind w:firstLine="708"/>
      </w:pPr>
      <w:r>
        <w:t xml:space="preserve">O </w:t>
      </w:r>
      <w:r w:rsidR="00555B0A">
        <w:t>Capítulo</w:t>
      </w:r>
      <w:r>
        <w:t xml:space="preserve"> 5 </w:t>
      </w:r>
      <w:r w:rsidR="00ED09B5">
        <w:t>mostra a</w:t>
      </w:r>
      <w:r w:rsidR="00555B0A">
        <w:t xml:space="preserve"> modelagem do banco de dados</w:t>
      </w:r>
      <w:r w:rsidR="00E517F5">
        <w:t xml:space="preserve">, usando o modelo lógico. </w:t>
      </w:r>
    </w:p>
    <w:p w14:paraId="14025833" w14:textId="77777777" w:rsidR="004C4715" w:rsidRDefault="00E517F5" w:rsidP="004C4715">
      <w:pPr>
        <w:ind w:firstLine="708"/>
      </w:pPr>
      <w:r>
        <w:t xml:space="preserve">O </w:t>
      </w:r>
      <w:r w:rsidR="00ED09B5">
        <w:t>capítulo</w:t>
      </w:r>
      <w:r>
        <w:t xml:space="preserve"> 6 apresenta </w:t>
      </w:r>
      <w:r w:rsidR="004C4715">
        <w:t>os protótipos de telas que serão usados para uma melhor compreensão de como ficará o site de venda de camisetas.</w:t>
      </w:r>
    </w:p>
    <w:p w14:paraId="14025834" w14:textId="77777777" w:rsidR="004C4715" w:rsidRDefault="004C4715" w:rsidP="004C4715">
      <w:pPr>
        <w:ind w:firstLine="708"/>
      </w:pPr>
      <w:r>
        <w:t xml:space="preserve">O </w:t>
      </w:r>
      <w:r w:rsidR="00A840B0">
        <w:t>Capítulo</w:t>
      </w:r>
      <w:r>
        <w:t xml:space="preserve"> </w:t>
      </w:r>
      <w:r w:rsidR="00ED09B5">
        <w:t>7</w:t>
      </w:r>
      <w:r>
        <w:t xml:space="preserve"> consta as referências do projeto, mais precisamente de onde serão tiradas determinadas explicações sobre o conteúdo de outros autores.</w:t>
      </w:r>
    </w:p>
    <w:p w14:paraId="14025837" w14:textId="77777777" w:rsidR="00DF79C2" w:rsidRDefault="00DF79C2" w:rsidP="00D122EB">
      <w:pPr>
        <w:ind w:firstLine="0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14025838" w14:textId="77777777" w:rsidR="00B9409B" w:rsidRPr="009436EA" w:rsidRDefault="001231C5" w:rsidP="009436EA">
      <w:pPr>
        <w:pStyle w:val="Ttulo1"/>
      </w:pPr>
      <w:bookmarkStart w:id="8" w:name="_Toc512002744"/>
      <w:bookmarkStart w:id="9" w:name="_Toc512002892"/>
      <w:bookmarkStart w:id="10" w:name="_Toc512002959"/>
      <w:bookmarkStart w:id="11" w:name="_Toc512003023"/>
      <w:bookmarkStart w:id="12" w:name="_Toc512003087"/>
      <w:bookmarkStart w:id="13" w:name="_Toc512003152"/>
      <w:bookmarkStart w:id="14" w:name="_Toc512002745"/>
      <w:bookmarkStart w:id="15" w:name="_Toc512002893"/>
      <w:bookmarkStart w:id="16" w:name="_Toc512002960"/>
      <w:bookmarkStart w:id="17" w:name="_Toc512003024"/>
      <w:bookmarkStart w:id="18" w:name="_Toc512003088"/>
      <w:bookmarkStart w:id="19" w:name="_Toc512003153"/>
      <w:bookmarkStart w:id="20" w:name="_Toc512002746"/>
      <w:bookmarkStart w:id="21" w:name="_Toc512002894"/>
      <w:bookmarkStart w:id="22" w:name="_Toc512002961"/>
      <w:bookmarkStart w:id="23" w:name="_Toc512003025"/>
      <w:bookmarkStart w:id="24" w:name="_Toc512003089"/>
      <w:bookmarkStart w:id="25" w:name="_Toc512003154"/>
      <w:bookmarkStart w:id="26" w:name="_Toc512002747"/>
      <w:bookmarkStart w:id="27" w:name="_Toc512002895"/>
      <w:bookmarkStart w:id="28" w:name="_Toc512002962"/>
      <w:bookmarkStart w:id="29" w:name="_Toc512003026"/>
      <w:bookmarkStart w:id="30" w:name="_Toc512003090"/>
      <w:bookmarkStart w:id="31" w:name="_Toc512003155"/>
      <w:bookmarkStart w:id="32" w:name="_Toc512002748"/>
      <w:bookmarkStart w:id="33" w:name="_Toc512002896"/>
      <w:bookmarkStart w:id="34" w:name="_Toc512002963"/>
      <w:bookmarkStart w:id="35" w:name="_Toc512003027"/>
      <w:bookmarkStart w:id="36" w:name="_Toc512003091"/>
      <w:bookmarkStart w:id="37" w:name="_Toc512003156"/>
      <w:bookmarkStart w:id="38" w:name="_Toc512002749"/>
      <w:bookmarkStart w:id="39" w:name="_Toc512002897"/>
      <w:bookmarkStart w:id="40" w:name="_Toc512002964"/>
      <w:bookmarkStart w:id="41" w:name="_Toc512003028"/>
      <w:bookmarkStart w:id="42" w:name="_Toc512003092"/>
      <w:bookmarkStart w:id="43" w:name="_Toc512003157"/>
      <w:bookmarkStart w:id="44" w:name="_Toc512002750"/>
      <w:bookmarkStart w:id="45" w:name="_Toc512002898"/>
      <w:bookmarkStart w:id="46" w:name="_Toc512002965"/>
      <w:bookmarkStart w:id="47" w:name="_Toc512003029"/>
      <w:bookmarkStart w:id="48" w:name="_Toc512003093"/>
      <w:bookmarkStart w:id="49" w:name="_Toc512003158"/>
      <w:bookmarkStart w:id="50" w:name="_Toc512002751"/>
      <w:bookmarkStart w:id="51" w:name="_Toc512002899"/>
      <w:bookmarkStart w:id="52" w:name="_Toc512002966"/>
      <w:bookmarkStart w:id="53" w:name="_Toc512003030"/>
      <w:bookmarkStart w:id="54" w:name="_Toc512003094"/>
      <w:bookmarkStart w:id="55" w:name="_Toc512003159"/>
      <w:bookmarkStart w:id="56" w:name="_Toc512002752"/>
      <w:bookmarkStart w:id="57" w:name="_Toc512002900"/>
      <w:bookmarkStart w:id="58" w:name="_Toc512002967"/>
      <w:bookmarkStart w:id="59" w:name="_Toc512003031"/>
      <w:bookmarkStart w:id="60" w:name="_Toc512003095"/>
      <w:bookmarkStart w:id="61" w:name="_Toc512003160"/>
      <w:bookmarkStart w:id="62" w:name="_Toc512002753"/>
      <w:bookmarkStart w:id="63" w:name="_Toc512002901"/>
      <w:bookmarkStart w:id="64" w:name="_Toc512002968"/>
      <w:bookmarkStart w:id="65" w:name="_Toc512003032"/>
      <w:bookmarkStart w:id="66" w:name="_Toc512003096"/>
      <w:bookmarkStart w:id="67" w:name="_Toc512003161"/>
      <w:bookmarkStart w:id="68" w:name="_Toc512002754"/>
      <w:bookmarkStart w:id="69" w:name="_Toc512002902"/>
      <w:bookmarkStart w:id="70" w:name="_Toc512002969"/>
      <w:bookmarkStart w:id="71" w:name="_Toc512003033"/>
      <w:bookmarkStart w:id="72" w:name="_Toc512003097"/>
      <w:bookmarkStart w:id="73" w:name="_Toc512003162"/>
      <w:bookmarkStart w:id="74" w:name="_Toc512002755"/>
      <w:bookmarkStart w:id="75" w:name="_Toc512002903"/>
      <w:bookmarkStart w:id="76" w:name="_Toc512002970"/>
      <w:bookmarkStart w:id="77" w:name="_Toc512003034"/>
      <w:bookmarkStart w:id="78" w:name="_Toc512003098"/>
      <w:bookmarkStart w:id="79" w:name="_Toc512003163"/>
      <w:bookmarkStart w:id="80" w:name="_Toc512002756"/>
      <w:bookmarkStart w:id="81" w:name="_Toc512002904"/>
      <w:bookmarkStart w:id="82" w:name="_Toc512002971"/>
      <w:bookmarkStart w:id="83" w:name="_Toc512003035"/>
      <w:bookmarkStart w:id="84" w:name="_Toc512003099"/>
      <w:bookmarkStart w:id="85" w:name="_Toc512003164"/>
      <w:bookmarkStart w:id="86" w:name="_Toc512002757"/>
      <w:bookmarkStart w:id="87" w:name="_Toc512002905"/>
      <w:bookmarkStart w:id="88" w:name="_Toc512002972"/>
      <w:bookmarkStart w:id="89" w:name="_Toc512003036"/>
      <w:bookmarkStart w:id="90" w:name="_Toc512003100"/>
      <w:bookmarkStart w:id="91" w:name="_Toc512003165"/>
      <w:bookmarkStart w:id="92" w:name="_Toc512002758"/>
      <w:bookmarkStart w:id="93" w:name="_Toc512002906"/>
      <w:bookmarkStart w:id="94" w:name="_Toc512002973"/>
      <w:bookmarkStart w:id="95" w:name="_Toc512003037"/>
      <w:bookmarkStart w:id="96" w:name="_Toc512003101"/>
      <w:bookmarkStart w:id="97" w:name="_Toc512003166"/>
      <w:bookmarkStart w:id="98" w:name="_Toc512002759"/>
      <w:bookmarkStart w:id="99" w:name="_Toc512002907"/>
      <w:bookmarkStart w:id="100" w:name="_Toc512002974"/>
      <w:bookmarkStart w:id="101" w:name="_Toc512003038"/>
      <w:bookmarkStart w:id="102" w:name="_Toc512003102"/>
      <w:bookmarkStart w:id="103" w:name="_Toc512003167"/>
      <w:bookmarkStart w:id="104" w:name="_Toc522018433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r w:rsidRPr="009436EA">
        <w:lastRenderedPageBreak/>
        <w:t>DESCRIÇÃO GERAL DO SISTEMA</w:t>
      </w:r>
      <w:bookmarkEnd w:id="104"/>
    </w:p>
    <w:p w14:paraId="1402583B" w14:textId="77777777" w:rsidR="00B9409B" w:rsidRDefault="00B9409B" w:rsidP="00D35090">
      <w:r w:rsidRPr="00F32F55">
        <w:t xml:space="preserve">Nesse </w:t>
      </w:r>
      <w:r w:rsidR="00BC6126">
        <w:t>capítulo</w:t>
      </w:r>
      <w:r w:rsidRPr="00F32F55">
        <w:t xml:space="preserve"> será abordado como será o sistema, seus objetivos, seus problemas e os usuários que o utilizarão</w:t>
      </w:r>
      <w:r w:rsidR="002A0801">
        <w:t>.</w:t>
      </w:r>
    </w:p>
    <w:p w14:paraId="1402583C" w14:textId="77777777" w:rsidR="00A51A65" w:rsidRDefault="00A51A65" w:rsidP="004A7688">
      <w:pPr>
        <w:pStyle w:val="Subttulo"/>
      </w:pPr>
    </w:p>
    <w:p w14:paraId="1402583D" w14:textId="77777777" w:rsidR="002A0801" w:rsidRDefault="002A0801" w:rsidP="004C6C53">
      <w:pPr>
        <w:pStyle w:val="Ttulo2"/>
      </w:pPr>
      <w:bookmarkStart w:id="105" w:name="_Toc522018434"/>
      <w:r>
        <w:t>Descrição do problema</w:t>
      </w:r>
      <w:bookmarkEnd w:id="105"/>
    </w:p>
    <w:p w14:paraId="1402583E" w14:textId="77777777" w:rsidR="00FA75A4" w:rsidRDefault="00FA75A4" w:rsidP="004A7688"/>
    <w:p w14:paraId="1402583F" w14:textId="77777777" w:rsidR="00C9586C" w:rsidRPr="00F32F55" w:rsidRDefault="00C9586C" w:rsidP="004A7688">
      <w:r w:rsidRPr="00F32F55">
        <w:t>É cada vez mais comum pessoas se interessarem por andar vestidas da maneira como</w:t>
      </w:r>
      <w:r w:rsidR="00BC6126">
        <w:t xml:space="preserve"> melhor lhe convém</w:t>
      </w:r>
      <w:r w:rsidRPr="00F32F55">
        <w:t xml:space="preserve">, principalmente se forem para demonstrar seus próprios interesses de acordo com um tema </w:t>
      </w:r>
      <w:r w:rsidR="002E186B" w:rsidRPr="00F32F55">
        <w:t>específico</w:t>
      </w:r>
      <w:r w:rsidRPr="00F32F55">
        <w:t xml:space="preserve">, seja </w:t>
      </w:r>
      <w:r>
        <w:t>eles filmes, músicas, religião ou até mesmo hábitos</w:t>
      </w:r>
      <w:r w:rsidRPr="00F32F55">
        <w:t>. Desenvolver um s</w:t>
      </w:r>
      <w:r>
        <w:t>ite onde seja possível o cliente</w:t>
      </w:r>
      <w:r w:rsidRPr="00F32F55">
        <w:t xml:space="preserve"> final personalizar sua própria camiseta</w:t>
      </w:r>
      <w:r>
        <w:t>,</w:t>
      </w:r>
      <w:r w:rsidRPr="00F32F55">
        <w:t xml:space="preserve"> entraria facilmente no gosto das pessoas nesse livre mercado que está cada vez mais concorrido.</w:t>
      </w:r>
    </w:p>
    <w:p w14:paraId="14025840" w14:textId="77777777" w:rsidR="00FD6CC1" w:rsidRDefault="00FD6CC1" w:rsidP="004A7688"/>
    <w:p w14:paraId="14025841" w14:textId="77777777" w:rsidR="00F017B7" w:rsidRDefault="00A51A65" w:rsidP="004C6C53">
      <w:pPr>
        <w:pStyle w:val="Ttulo2"/>
      </w:pPr>
      <w:bookmarkStart w:id="106" w:name="_Toc522018435"/>
      <w:r>
        <w:t>Objetivo do sistema</w:t>
      </w:r>
      <w:bookmarkEnd w:id="106"/>
    </w:p>
    <w:p w14:paraId="14025842" w14:textId="77777777" w:rsidR="00FA75A4" w:rsidRDefault="00FA75A4" w:rsidP="004A7688"/>
    <w:p w14:paraId="14025843" w14:textId="77777777" w:rsidR="00FA75A4" w:rsidRPr="00FA75A4" w:rsidRDefault="000A2760" w:rsidP="004A7688">
      <w:r w:rsidRPr="00F32F55">
        <w:t xml:space="preserve">Desenvolver um site onde será possível a </w:t>
      </w:r>
      <w:r w:rsidR="007F7815">
        <w:t>compra</w:t>
      </w:r>
      <w:r w:rsidR="007F7815">
        <w:rPr>
          <w:rStyle w:val="Refdecomentrio"/>
        </w:rPr>
        <w:t xml:space="preserve"> </w:t>
      </w:r>
      <w:r w:rsidR="007F7815">
        <w:rPr>
          <w:rStyle w:val="Refdecomentrio"/>
          <w:sz w:val="24"/>
        </w:rPr>
        <w:t>d</w:t>
      </w:r>
      <w:r w:rsidRPr="00F32F55">
        <w:t>e camisetas pré-fabricadas e de camisetas personalizadas de acordo com o gosto do cliente</w:t>
      </w:r>
      <w:r>
        <w:t>.</w:t>
      </w:r>
    </w:p>
    <w:p w14:paraId="14025844" w14:textId="77777777" w:rsidR="00A51A65" w:rsidRPr="00F32F55" w:rsidRDefault="00A51A65" w:rsidP="004A7688">
      <w:pPr>
        <w:rPr>
          <w:rFonts w:cs="Arial"/>
          <w:szCs w:val="24"/>
        </w:rPr>
      </w:pPr>
    </w:p>
    <w:p w14:paraId="14025845" w14:textId="77777777" w:rsidR="00B9409B" w:rsidRDefault="00671D2C" w:rsidP="00487B69">
      <w:pPr>
        <w:pStyle w:val="Ttulo2"/>
      </w:pPr>
      <w:bookmarkStart w:id="107" w:name="_Toc522018436"/>
      <w:r w:rsidRPr="00F32F55">
        <w:t>Principais envolvidos</w:t>
      </w:r>
      <w:r w:rsidR="00B9409B" w:rsidRPr="00F32F55">
        <w:t xml:space="preserve"> e suas </w:t>
      </w:r>
      <w:r>
        <w:t>c</w:t>
      </w:r>
      <w:r w:rsidR="00B9409B" w:rsidRPr="00F32F55">
        <w:t>aracterísticas</w:t>
      </w:r>
      <w:bookmarkEnd w:id="107"/>
    </w:p>
    <w:p w14:paraId="14025846" w14:textId="77777777" w:rsidR="00FA75A4" w:rsidRDefault="00FA75A4" w:rsidP="004A7688"/>
    <w:p w14:paraId="14025847" w14:textId="77777777" w:rsidR="00B9409B" w:rsidRPr="00F32F55" w:rsidRDefault="00FA75A4" w:rsidP="004A7688">
      <w:r>
        <w:t>N</w:t>
      </w:r>
      <w:r w:rsidR="00B9409B" w:rsidRPr="00F32F55">
        <w:t>esse tópico serão abordados os usuários que utilizarão o sistema e os desenvolvedores do sistema.</w:t>
      </w:r>
    </w:p>
    <w:p w14:paraId="14025848" w14:textId="77777777" w:rsidR="003E109F" w:rsidRDefault="003E109F" w:rsidP="004A7688">
      <w:pPr>
        <w:pStyle w:val="Subttulo"/>
      </w:pPr>
    </w:p>
    <w:p w14:paraId="14025849" w14:textId="77777777" w:rsidR="00B9409B" w:rsidRPr="001568F0" w:rsidRDefault="0082550F" w:rsidP="00C428D6">
      <w:pPr>
        <w:pStyle w:val="Ttulo3"/>
      </w:pPr>
      <w:bookmarkStart w:id="108" w:name="_Toc522018437"/>
      <w:r w:rsidRPr="001568F0">
        <w:t>Usuários</w:t>
      </w:r>
      <w:r w:rsidR="00B9409B" w:rsidRPr="001568F0">
        <w:t xml:space="preserve"> do Sistema</w:t>
      </w:r>
      <w:bookmarkEnd w:id="108"/>
    </w:p>
    <w:p w14:paraId="1402584A" w14:textId="77777777" w:rsidR="008839A0" w:rsidRDefault="008839A0" w:rsidP="004A7688"/>
    <w:p w14:paraId="1402584B" w14:textId="77777777" w:rsidR="00B9409B" w:rsidRDefault="0082550F" w:rsidP="004A7688">
      <w:r w:rsidRPr="00F32F55">
        <w:t>O sistema terá como usuário</w:t>
      </w:r>
      <w:r w:rsidR="00DA685D">
        <w:t xml:space="preserve"> clientes</w:t>
      </w:r>
      <w:r w:rsidR="00B9409B" w:rsidRPr="00F32F55">
        <w:t xml:space="preserve"> </w:t>
      </w:r>
      <w:r w:rsidRPr="00F32F55">
        <w:t>que se interessar</w:t>
      </w:r>
      <w:r w:rsidR="00DA685D">
        <w:t>em</w:t>
      </w:r>
      <w:r w:rsidRPr="00F32F55">
        <w:t xml:space="preserve"> em comprar camisetas ou personalizar camisetas pela internet.</w:t>
      </w:r>
      <w:r w:rsidR="004F3523">
        <w:t xml:space="preserve"> E </w:t>
      </w:r>
      <w:r w:rsidR="0032139E">
        <w:t xml:space="preserve">usuários </w:t>
      </w:r>
      <w:r w:rsidR="004F3523">
        <w:t>funcionários relacionados a empresa</w:t>
      </w:r>
      <w:r w:rsidR="004D4D8E">
        <w:t xml:space="preserve"> que terão acesso a parte administrativa do sistema</w:t>
      </w:r>
      <w:r w:rsidR="00DA685D">
        <w:t>.</w:t>
      </w:r>
    </w:p>
    <w:p w14:paraId="1402584C" w14:textId="77777777" w:rsidR="007C31C5" w:rsidRPr="001568F0" w:rsidRDefault="007C31C5" w:rsidP="004A7688">
      <w:pPr>
        <w:rPr>
          <w:rFonts w:cs="Arial"/>
          <w:szCs w:val="24"/>
        </w:rPr>
      </w:pPr>
    </w:p>
    <w:p w14:paraId="1402584D" w14:textId="77777777" w:rsidR="0082550F" w:rsidRDefault="0082550F" w:rsidP="001276A5">
      <w:pPr>
        <w:pStyle w:val="Ttulo3"/>
      </w:pPr>
      <w:bookmarkStart w:id="109" w:name="_Toc522018438"/>
      <w:r w:rsidRPr="001568F0">
        <w:t>Desenvolvedores do Sistema</w:t>
      </w:r>
      <w:bookmarkEnd w:id="109"/>
    </w:p>
    <w:p w14:paraId="1402584E" w14:textId="77777777" w:rsidR="00D13873" w:rsidRDefault="00D13873" w:rsidP="004A7688"/>
    <w:p w14:paraId="1402584F" w14:textId="77777777" w:rsidR="0082550F" w:rsidRDefault="0082550F" w:rsidP="004A7688">
      <w:r w:rsidRPr="00F32F55">
        <w:t>Todos os envolvidos no projeto do site para venda de camisetas personalizadas são estudantes do curso de Análise e Desenvolvimentos de Sistemas da FATEC – Ourinhos</w:t>
      </w:r>
      <w:r w:rsidR="007F7815">
        <w:rPr>
          <w:color w:val="auto"/>
        </w:rPr>
        <w:t>, no período vespertino</w:t>
      </w:r>
      <w:r w:rsidRPr="00F32F55">
        <w:t xml:space="preserve">. </w:t>
      </w:r>
      <w:r w:rsidR="00BC6126">
        <w:t xml:space="preserve">Os alunos são: Felipe </w:t>
      </w:r>
      <w:r w:rsidR="00BC6126">
        <w:lastRenderedPageBreak/>
        <w:t xml:space="preserve">Santiago Procópio, </w:t>
      </w:r>
      <w:r w:rsidR="002F3AB9">
        <w:t>Gustavo Sanches</w:t>
      </w:r>
      <w:r w:rsidR="00BC6126">
        <w:t xml:space="preserve"> e Pedro Barbosa Rocha. </w:t>
      </w:r>
      <w:r w:rsidRPr="00F32F55">
        <w:t>Além de professores da própria instituição que ajudarão a auxiliar no desenvolvimento do projeto.</w:t>
      </w:r>
    </w:p>
    <w:p w14:paraId="14025850" w14:textId="77777777" w:rsidR="00BC6126" w:rsidRPr="00F32F55" w:rsidRDefault="00BC6126" w:rsidP="004A7688"/>
    <w:p w14:paraId="14025851" w14:textId="77777777" w:rsidR="0082550F" w:rsidRDefault="0082550F" w:rsidP="00B1340E">
      <w:pPr>
        <w:pStyle w:val="Ttulo2"/>
      </w:pPr>
      <w:bookmarkStart w:id="110" w:name="_Toc522018439"/>
      <w:r w:rsidRPr="00F32F55">
        <w:t>Regras de Negócio</w:t>
      </w:r>
      <w:bookmarkEnd w:id="110"/>
    </w:p>
    <w:p w14:paraId="14025852" w14:textId="77777777" w:rsidR="00881A01" w:rsidRPr="00881A01" w:rsidRDefault="00881A01" w:rsidP="004A7688"/>
    <w:p w14:paraId="14025853" w14:textId="77777777" w:rsidR="0082550F" w:rsidRDefault="0082550F" w:rsidP="004A7688">
      <w:pPr>
        <w:rPr>
          <w:rFonts w:cs="Arial"/>
          <w:szCs w:val="24"/>
        </w:rPr>
      </w:pPr>
      <w:r w:rsidRPr="00F32F55">
        <w:rPr>
          <w:rFonts w:cs="Arial"/>
          <w:szCs w:val="24"/>
        </w:rPr>
        <w:t>O site será utilizado por qualquer pessoa</w:t>
      </w:r>
      <w:r w:rsidR="00DA685D">
        <w:rPr>
          <w:rFonts w:cs="Arial"/>
          <w:szCs w:val="24"/>
        </w:rPr>
        <w:t>/cliente</w:t>
      </w:r>
      <w:r w:rsidRPr="00F32F55">
        <w:rPr>
          <w:rFonts w:cs="Arial"/>
          <w:szCs w:val="24"/>
        </w:rPr>
        <w:t xml:space="preserve"> que queria personalizar ou comprar camisetas pela internet. </w:t>
      </w:r>
      <w:r w:rsidR="001B3B4A" w:rsidRPr="00F32F55">
        <w:rPr>
          <w:rFonts w:cs="Arial"/>
          <w:szCs w:val="24"/>
        </w:rPr>
        <w:t xml:space="preserve">O </w:t>
      </w:r>
      <w:r w:rsidR="00DA685D">
        <w:rPr>
          <w:rFonts w:cs="Arial"/>
          <w:szCs w:val="24"/>
        </w:rPr>
        <w:t>cliente</w:t>
      </w:r>
      <w:r w:rsidRPr="00F32F55">
        <w:rPr>
          <w:rFonts w:cs="Arial"/>
          <w:szCs w:val="24"/>
        </w:rPr>
        <w:t xml:space="preserve"> poderá fazer o cadastro no site utilizando informações pessoais co</w:t>
      </w:r>
      <w:r w:rsidR="00E90C57">
        <w:rPr>
          <w:rFonts w:cs="Arial"/>
          <w:szCs w:val="24"/>
        </w:rPr>
        <w:t>mo nome, data de nascimento, CPF</w:t>
      </w:r>
      <w:r w:rsidRPr="00F32F55">
        <w:rPr>
          <w:rFonts w:cs="Arial"/>
          <w:szCs w:val="24"/>
        </w:rPr>
        <w:t xml:space="preserve"> e end</w:t>
      </w:r>
      <w:r w:rsidR="00DA685D">
        <w:rPr>
          <w:rFonts w:cs="Arial"/>
          <w:szCs w:val="24"/>
        </w:rPr>
        <w:t>ereço. Após cadastrado o cliente</w:t>
      </w:r>
      <w:r w:rsidRPr="00F32F55">
        <w:rPr>
          <w:rFonts w:cs="Arial"/>
          <w:szCs w:val="24"/>
        </w:rPr>
        <w:t xml:space="preserve"> estará apto a fa</w:t>
      </w:r>
      <w:r w:rsidR="00DA685D">
        <w:rPr>
          <w:rFonts w:cs="Arial"/>
          <w:szCs w:val="24"/>
        </w:rPr>
        <w:t>zer as compras no site. O cliente</w:t>
      </w:r>
      <w:r w:rsidRPr="00F32F55">
        <w:rPr>
          <w:rFonts w:cs="Arial"/>
          <w:szCs w:val="24"/>
        </w:rPr>
        <w:t xml:space="preserve"> poderá então, se desejar, escolher uma camiseta </w:t>
      </w:r>
      <w:r w:rsidR="001B3B4A" w:rsidRPr="00F32F55">
        <w:rPr>
          <w:rFonts w:cs="Arial"/>
          <w:szCs w:val="24"/>
        </w:rPr>
        <w:t xml:space="preserve">ou personalizar uma </w:t>
      </w:r>
      <w:r w:rsidR="007F7815">
        <w:rPr>
          <w:rFonts w:cs="Arial"/>
          <w:szCs w:val="24"/>
        </w:rPr>
        <w:t>a partir das opções disponibilizadas pelo sistema.</w:t>
      </w:r>
      <w:r w:rsidRPr="00F32F55">
        <w:rPr>
          <w:rFonts w:cs="Arial"/>
          <w:szCs w:val="24"/>
        </w:rPr>
        <w:t xml:space="preserve"> Ele poderá acrescentar uma i</w:t>
      </w:r>
      <w:r w:rsidR="001B3B4A" w:rsidRPr="00F32F55">
        <w:rPr>
          <w:rFonts w:cs="Arial"/>
          <w:szCs w:val="24"/>
        </w:rPr>
        <w:t>magem de seu próprio computador</w:t>
      </w:r>
      <w:r w:rsidRPr="00F32F55">
        <w:rPr>
          <w:rFonts w:cs="Arial"/>
          <w:szCs w:val="24"/>
        </w:rPr>
        <w:t xml:space="preserve"> ou utilizar um editor de texto que estará </w:t>
      </w:r>
      <w:r w:rsidR="001B3B4A" w:rsidRPr="00F32F55">
        <w:rPr>
          <w:rFonts w:cs="Arial"/>
          <w:szCs w:val="24"/>
        </w:rPr>
        <w:t>à</w:t>
      </w:r>
      <w:r w:rsidRPr="00F32F55">
        <w:rPr>
          <w:rFonts w:cs="Arial"/>
          <w:szCs w:val="24"/>
        </w:rPr>
        <w:t xml:space="preserve"> disposição no s</w:t>
      </w:r>
      <w:r w:rsidR="00DA685D">
        <w:rPr>
          <w:rFonts w:cs="Arial"/>
          <w:szCs w:val="24"/>
        </w:rPr>
        <w:t>ite para a utilização do cliente</w:t>
      </w:r>
      <w:r w:rsidRPr="00F32F55">
        <w:rPr>
          <w:rFonts w:cs="Arial"/>
          <w:szCs w:val="24"/>
        </w:rPr>
        <w:t>, em que ele poderá acrescentar mensagens ou</w:t>
      </w:r>
      <w:r w:rsidR="00DA685D">
        <w:rPr>
          <w:rFonts w:cs="Arial"/>
          <w:szCs w:val="24"/>
        </w:rPr>
        <w:t xml:space="preserve"> textos em sua camiseta. O cliente</w:t>
      </w:r>
      <w:r w:rsidRPr="00F32F55">
        <w:rPr>
          <w:rFonts w:cs="Arial"/>
          <w:szCs w:val="24"/>
        </w:rPr>
        <w:t xml:space="preserve"> também poderá </w:t>
      </w:r>
      <w:r w:rsidR="007F7815">
        <w:rPr>
          <w:rFonts w:cs="Arial"/>
          <w:szCs w:val="24"/>
        </w:rPr>
        <w:t xml:space="preserve">escolher </w:t>
      </w:r>
      <w:r w:rsidRPr="00F32F55">
        <w:rPr>
          <w:rFonts w:cs="Arial"/>
          <w:szCs w:val="24"/>
        </w:rPr>
        <w:t>a cor de sua camiseta e o tamanho.</w:t>
      </w:r>
      <w:r w:rsidR="001B3B4A" w:rsidRPr="00F32F55">
        <w:rPr>
          <w:rFonts w:cs="Arial"/>
          <w:szCs w:val="24"/>
        </w:rPr>
        <w:t xml:space="preserve"> Após a personalização a empresa envolvida receberá o produto e desenvolverá o mesmo para at</w:t>
      </w:r>
      <w:r w:rsidR="00DA685D">
        <w:rPr>
          <w:rFonts w:cs="Arial"/>
          <w:szCs w:val="24"/>
        </w:rPr>
        <w:t>ender as expectativas do cliente. No site o cliente</w:t>
      </w:r>
      <w:r w:rsidR="001B3B4A" w:rsidRPr="00F32F55">
        <w:rPr>
          <w:rFonts w:cs="Arial"/>
          <w:szCs w:val="24"/>
        </w:rPr>
        <w:t xml:space="preserve"> também poderá </w:t>
      </w:r>
      <w:r w:rsidR="007F7815">
        <w:rPr>
          <w:rFonts w:cs="Arial"/>
          <w:szCs w:val="24"/>
        </w:rPr>
        <w:t xml:space="preserve">visualizar </w:t>
      </w:r>
      <w:r w:rsidR="001B3B4A" w:rsidRPr="00F32F55">
        <w:rPr>
          <w:rFonts w:cs="Arial"/>
          <w:szCs w:val="24"/>
        </w:rPr>
        <w:t>todo o seu histórico de compras no site.</w:t>
      </w:r>
      <w:r w:rsidR="00DA685D">
        <w:rPr>
          <w:rFonts w:cs="Arial"/>
          <w:szCs w:val="24"/>
        </w:rPr>
        <w:t xml:space="preserve"> </w:t>
      </w:r>
    </w:p>
    <w:p w14:paraId="14025854" w14:textId="77777777" w:rsidR="001568F0" w:rsidRDefault="007F7815" w:rsidP="004A7688">
      <w:pPr>
        <w:rPr>
          <w:rFonts w:cs="Arial"/>
          <w:szCs w:val="24"/>
        </w:rPr>
      </w:pPr>
      <w:r>
        <w:rPr>
          <w:rFonts w:cs="Arial"/>
          <w:szCs w:val="24"/>
        </w:rPr>
        <w:t>O</w:t>
      </w:r>
      <w:r w:rsidR="00683EE8">
        <w:rPr>
          <w:rFonts w:cs="Arial"/>
          <w:szCs w:val="24"/>
        </w:rPr>
        <w:t xml:space="preserve">s </w:t>
      </w:r>
      <w:r w:rsidR="002F3AB9">
        <w:rPr>
          <w:rFonts w:cs="Arial"/>
          <w:szCs w:val="24"/>
        </w:rPr>
        <w:t>funcionários</w:t>
      </w:r>
      <w:r>
        <w:rPr>
          <w:rFonts w:cs="Arial"/>
          <w:szCs w:val="24"/>
        </w:rPr>
        <w:t xml:space="preserve"> donos do site</w:t>
      </w:r>
      <w:r w:rsidR="00DA685D">
        <w:rPr>
          <w:rFonts w:cs="Arial"/>
          <w:szCs w:val="24"/>
        </w:rPr>
        <w:t xml:space="preserve"> poderão incluir, alterar e excluir camisetas </w:t>
      </w:r>
      <w:r>
        <w:rPr>
          <w:rFonts w:cs="Arial"/>
          <w:szCs w:val="24"/>
        </w:rPr>
        <w:t xml:space="preserve">pré-definidas </w:t>
      </w:r>
      <w:r w:rsidR="00DA685D">
        <w:rPr>
          <w:rFonts w:cs="Arial"/>
          <w:szCs w:val="24"/>
        </w:rPr>
        <w:t>no site para venda.</w:t>
      </w:r>
    </w:p>
    <w:p w14:paraId="14025855" w14:textId="77777777" w:rsidR="003A41B7" w:rsidRDefault="003A41B7">
      <w:pPr>
        <w:spacing w:after="160" w:line="259" w:lineRule="auto"/>
        <w:ind w:firstLine="0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14025856" w14:textId="77777777" w:rsidR="008A2345" w:rsidRPr="00B84586" w:rsidRDefault="00A30AB9" w:rsidP="002555EB">
      <w:pPr>
        <w:pStyle w:val="Ttulo1"/>
      </w:pPr>
      <w:bookmarkStart w:id="111" w:name="_Toc512002767"/>
      <w:bookmarkStart w:id="112" w:name="_Toc512002915"/>
      <w:bookmarkStart w:id="113" w:name="_Toc512002982"/>
      <w:bookmarkStart w:id="114" w:name="_Toc512003046"/>
      <w:bookmarkStart w:id="115" w:name="_Toc512003110"/>
      <w:bookmarkStart w:id="116" w:name="_Toc512003175"/>
      <w:bookmarkStart w:id="117" w:name="_Toc512002768"/>
      <w:bookmarkStart w:id="118" w:name="_Toc512002916"/>
      <w:bookmarkStart w:id="119" w:name="_Toc512002983"/>
      <w:bookmarkStart w:id="120" w:name="_Toc512003047"/>
      <w:bookmarkStart w:id="121" w:name="_Toc512003111"/>
      <w:bookmarkStart w:id="122" w:name="_Toc512003176"/>
      <w:bookmarkStart w:id="123" w:name="_Toc512002769"/>
      <w:bookmarkStart w:id="124" w:name="_Toc512002917"/>
      <w:bookmarkStart w:id="125" w:name="_Toc512002984"/>
      <w:bookmarkStart w:id="126" w:name="_Toc512003048"/>
      <w:bookmarkStart w:id="127" w:name="_Toc512003112"/>
      <w:bookmarkStart w:id="128" w:name="_Toc512003177"/>
      <w:bookmarkStart w:id="129" w:name="_Toc512002770"/>
      <w:bookmarkStart w:id="130" w:name="_Toc512002918"/>
      <w:bookmarkStart w:id="131" w:name="_Toc512002985"/>
      <w:bookmarkStart w:id="132" w:name="_Toc512003049"/>
      <w:bookmarkStart w:id="133" w:name="_Toc512003113"/>
      <w:bookmarkStart w:id="134" w:name="_Toc512003178"/>
      <w:bookmarkStart w:id="135" w:name="_Toc512002771"/>
      <w:bookmarkStart w:id="136" w:name="_Toc512002919"/>
      <w:bookmarkStart w:id="137" w:name="_Toc512002986"/>
      <w:bookmarkStart w:id="138" w:name="_Toc512003050"/>
      <w:bookmarkStart w:id="139" w:name="_Toc512003114"/>
      <w:bookmarkStart w:id="140" w:name="_Toc512003179"/>
      <w:bookmarkStart w:id="141" w:name="_Toc512002772"/>
      <w:bookmarkStart w:id="142" w:name="_Toc512002920"/>
      <w:bookmarkStart w:id="143" w:name="_Toc512002987"/>
      <w:bookmarkStart w:id="144" w:name="_Toc512003051"/>
      <w:bookmarkStart w:id="145" w:name="_Toc512003115"/>
      <w:bookmarkStart w:id="146" w:name="_Toc512003180"/>
      <w:bookmarkStart w:id="147" w:name="_Toc512002773"/>
      <w:bookmarkStart w:id="148" w:name="_Toc512002921"/>
      <w:bookmarkStart w:id="149" w:name="_Toc512002988"/>
      <w:bookmarkStart w:id="150" w:name="_Toc512003052"/>
      <w:bookmarkStart w:id="151" w:name="_Toc512003116"/>
      <w:bookmarkStart w:id="152" w:name="_Toc512003181"/>
      <w:bookmarkStart w:id="153" w:name="_Toc512002774"/>
      <w:bookmarkStart w:id="154" w:name="_Toc512002922"/>
      <w:bookmarkStart w:id="155" w:name="_Toc512002989"/>
      <w:bookmarkStart w:id="156" w:name="_Toc512003053"/>
      <w:bookmarkStart w:id="157" w:name="_Toc512003117"/>
      <w:bookmarkStart w:id="158" w:name="_Toc512003182"/>
      <w:bookmarkStart w:id="159" w:name="_Toc512002775"/>
      <w:bookmarkStart w:id="160" w:name="_Toc512002923"/>
      <w:bookmarkStart w:id="161" w:name="_Toc512002990"/>
      <w:bookmarkStart w:id="162" w:name="_Toc512003054"/>
      <w:bookmarkStart w:id="163" w:name="_Toc512003118"/>
      <w:bookmarkStart w:id="164" w:name="_Toc512003183"/>
      <w:bookmarkStart w:id="165" w:name="_Toc52201844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Pr="00A30AB9">
        <w:lastRenderedPageBreak/>
        <w:t>REQUISITOS DO SISTEMA</w:t>
      </w:r>
      <w:bookmarkEnd w:id="165"/>
      <w:r w:rsidRPr="00A30AB9">
        <w:t xml:space="preserve"> </w:t>
      </w:r>
    </w:p>
    <w:p w14:paraId="14025859" w14:textId="77777777" w:rsidR="00233AC4" w:rsidRPr="006E6C26" w:rsidRDefault="008A2345" w:rsidP="00EE6DD6">
      <w:r w:rsidRPr="006E6C26">
        <w:t xml:space="preserve">Este capítulo tem como objetivo descrever os requisitos do sistema. </w:t>
      </w:r>
    </w:p>
    <w:p w14:paraId="1402585A" w14:textId="77777777" w:rsidR="008A2345" w:rsidRDefault="008A2345" w:rsidP="00EE6DD6">
      <w:pPr>
        <w:rPr>
          <w:rFonts w:cs="Arial"/>
          <w:b/>
          <w:bCs/>
          <w:szCs w:val="24"/>
        </w:rPr>
      </w:pPr>
    </w:p>
    <w:p w14:paraId="1402585B" w14:textId="77777777" w:rsidR="003456D2" w:rsidRDefault="008A2345" w:rsidP="003456D2">
      <w:pPr>
        <w:pStyle w:val="Ttulo2"/>
      </w:pPr>
      <w:bookmarkStart w:id="166" w:name="_Toc522018441"/>
      <w:r w:rsidRPr="006E6C26">
        <w:t>Requisitos Funcionais</w:t>
      </w:r>
      <w:bookmarkEnd w:id="166"/>
      <w:r w:rsidRPr="006E6C26">
        <w:t xml:space="preserve"> </w:t>
      </w:r>
    </w:p>
    <w:p w14:paraId="1402585C" w14:textId="77777777" w:rsidR="003456D2" w:rsidRDefault="003456D2" w:rsidP="003456D2"/>
    <w:p w14:paraId="1402585D" w14:textId="77777777" w:rsidR="003456D2" w:rsidRPr="003456D2" w:rsidRDefault="003456D2" w:rsidP="003456D2"/>
    <w:p w14:paraId="1402585E" w14:textId="77777777" w:rsidR="001568F0" w:rsidRPr="00A62A6F" w:rsidRDefault="00DB6150" w:rsidP="00B62CE4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67" w:name="_Toc522018442"/>
      <w:r w:rsidRPr="00A62A6F">
        <w:rPr>
          <w:b/>
        </w:rPr>
        <w:t>RF01 - Cadastrar funcionários</w:t>
      </w:r>
      <w:bookmarkEnd w:id="167"/>
    </w:p>
    <w:p w14:paraId="1402585F" w14:textId="77777777" w:rsidR="001568F0" w:rsidRDefault="001568F0" w:rsidP="00EE6DD6">
      <w:pPr>
        <w:ind w:firstLine="0"/>
        <w:rPr>
          <w:rFonts w:cs="Arial"/>
          <w:szCs w:val="24"/>
        </w:rPr>
      </w:pPr>
    </w:p>
    <w:p w14:paraId="14025860" w14:textId="77777777" w:rsidR="001423CB" w:rsidRPr="001423CB" w:rsidRDefault="001568F0" w:rsidP="001423CB">
      <w:pPr>
        <w:pStyle w:val="PargrafodaLista"/>
        <w:numPr>
          <w:ilvl w:val="1"/>
          <w:numId w:val="26"/>
        </w:numPr>
        <w:rPr>
          <w:rFonts w:cs="Arial"/>
          <w:szCs w:val="24"/>
        </w:rPr>
      </w:pPr>
      <w:r w:rsidRPr="001423CB">
        <w:rPr>
          <w:rFonts w:cs="Arial"/>
          <w:szCs w:val="24"/>
        </w:rPr>
        <w:t xml:space="preserve">O sistema deve permitir a inclusão, exclusão, alteração e consulta dos </w:t>
      </w:r>
      <w:r w:rsidR="0032139E" w:rsidRPr="001423CB">
        <w:rPr>
          <w:rFonts w:cs="Arial"/>
          <w:szCs w:val="24"/>
        </w:rPr>
        <w:t>funcionários</w:t>
      </w:r>
      <w:r w:rsidR="0081629E" w:rsidRPr="001423CB">
        <w:rPr>
          <w:rFonts w:cs="Arial"/>
          <w:szCs w:val="24"/>
        </w:rPr>
        <w:t>,</w:t>
      </w:r>
      <w:r w:rsidRPr="001423CB">
        <w:rPr>
          <w:rFonts w:cs="Arial"/>
          <w:szCs w:val="24"/>
        </w:rPr>
        <w:t xml:space="preserve"> </w:t>
      </w:r>
      <w:r w:rsidR="007F7815" w:rsidRPr="001423CB">
        <w:rPr>
          <w:rFonts w:cs="Arial"/>
          <w:szCs w:val="24"/>
        </w:rPr>
        <w:t xml:space="preserve">para que este possa </w:t>
      </w:r>
      <w:r w:rsidRPr="001423CB">
        <w:rPr>
          <w:rFonts w:cs="Arial"/>
          <w:szCs w:val="24"/>
        </w:rPr>
        <w:t>utilizar o sistema.</w:t>
      </w:r>
    </w:p>
    <w:p w14:paraId="14025861" w14:textId="77777777" w:rsidR="00BD3874" w:rsidRDefault="001568F0" w:rsidP="00BD3874">
      <w:pPr>
        <w:pStyle w:val="PargrafodaLista"/>
        <w:numPr>
          <w:ilvl w:val="1"/>
          <w:numId w:val="26"/>
        </w:numPr>
        <w:rPr>
          <w:rFonts w:cs="Arial"/>
          <w:szCs w:val="24"/>
        </w:rPr>
      </w:pPr>
      <w:r w:rsidRPr="001423CB">
        <w:rPr>
          <w:rFonts w:cs="Arial"/>
          <w:szCs w:val="24"/>
        </w:rPr>
        <w:t xml:space="preserve">O sistema deve solicitar para a inclusão os seguintes dados: </w:t>
      </w:r>
      <w:r w:rsidR="00EA2FAE" w:rsidRPr="001423CB">
        <w:rPr>
          <w:rFonts w:cs="Arial"/>
          <w:szCs w:val="24"/>
        </w:rPr>
        <w:t xml:space="preserve">*Nome, </w:t>
      </w:r>
      <w:r w:rsidRPr="001423CB">
        <w:rPr>
          <w:rFonts w:cs="Arial"/>
          <w:szCs w:val="24"/>
        </w:rPr>
        <w:t>*CPF, *senha de acesso</w:t>
      </w:r>
      <w:r w:rsidR="00F95E81" w:rsidRPr="001423CB">
        <w:rPr>
          <w:rFonts w:cs="Arial"/>
          <w:szCs w:val="24"/>
        </w:rPr>
        <w:t>.</w:t>
      </w:r>
    </w:p>
    <w:p w14:paraId="14025862" w14:textId="77777777" w:rsidR="00056252" w:rsidRPr="00BD3874" w:rsidRDefault="00990E0E" w:rsidP="00BD3874">
      <w:pPr>
        <w:pStyle w:val="PargrafodaLista"/>
        <w:numPr>
          <w:ilvl w:val="2"/>
          <w:numId w:val="26"/>
        </w:numPr>
        <w:rPr>
          <w:rFonts w:cs="Arial"/>
          <w:szCs w:val="24"/>
        </w:rPr>
      </w:pPr>
      <w:r w:rsidRPr="00BD3874">
        <w:rPr>
          <w:rFonts w:cs="Arial"/>
          <w:szCs w:val="24"/>
        </w:rPr>
        <w:t>O sistema não deve permitir a entrada de</w:t>
      </w:r>
      <w:r w:rsidR="007F7815" w:rsidRPr="00BD3874">
        <w:rPr>
          <w:rFonts w:cs="Arial"/>
          <w:szCs w:val="24"/>
        </w:rPr>
        <w:t xml:space="preserve"> mais de 1</w:t>
      </w:r>
      <w:r w:rsidRPr="00BD3874">
        <w:rPr>
          <w:rFonts w:cs="Arial"/>
          <w:szCs w:val="24"/>
        </w:rPr>
        <w:t xml:space="preserve"> CPF igua</w:t>
      </w:r>
      <w:r w:rsidR="007F7815" w:rsidRPr="00BD3874">
        <w:rPr>
          <w:rFonts w:cs="Arial"/>
          <w:szCs w:val="24"/>
        </w:rPr>
        <w:t>l</w:t>
      </w:r>
      <w:r w:rsidRPr="00BD3874">
        <w:rPr>
          <w:rFonts w:cs="Arial"/>
          <w:szCs w:val="24"/>
        </w:rPr>
        <w:t>.</w:t>
      </w:r>
    </w:p>
    <w:p w14:paraId="14025863" w14:textId="77777777" w:rsidR="007C0BB5" w:rsidRPr="00056252" w:rsidRDefault="001568F0" w:rsidP="00056252">
      <w:pPr>
        <w:pStyle w:val="PargrafodaLista"/>
        <w:numPr>
          <w:ilvl w:val="1"/>
          <w:numId w:val="26"/>
        </w:numPr>
        <w:rPr>
          <w:rFonts w:cs="Arial"/>
          <w:szCs w:val="24"/>
        </w:rPr>
      </w:pPr>
      <w:r w:rsidRPr="00056252">
        <w:rPr>
          <w:rFonts w:cs="Arial"/>
          <w:szCs w:val="24"/>
        </w:rPr>
        <w:t>O</w:t>
      </w:r>
      <w:r w:rsidR="001D6F2A" w:rsidRPr="00056252">
        <w:rPr>
          <w:rFonts w:cs="Arial"/>
          <w:szCs w:val="24"/>
        </w:rPr>
        <w:t xml:space="preserve"> sistema deverá permitir </w:t>
      </w:r>
      <w:r w:rsidRPr="00056252">
        <w:rPr>
          <w:rFonts w:cs="Arial"/>
          <w:szCs w:val="24"/>
        </w:rPr>
        <w:t xml:space="preserve">a exclusão de </w:t>
      </w:r>
      <w:r w:rsidR="0032139E" w:rsidRPr="00056252">
        <w:rPr>
          <w:rFonts w:cs="Arial"/>
          <w:szCs w:val="24"/>
        </w:rPr>
        <w:t>funcionários</w:t>
      </w:r>
      <w:r w:rsidRPr="00056252">
        <w:rPr>
          <w:rFonts w:cs="Arial"/>
          <w:szCs w:val="24"/>
        </w:rPr>
        <w:t xml:space="preserve"> cadastrados se </w:t>
      </w:r>
      <w:proofErr w:type="gramStart"/>
      <w:r w:rsidRPr="00056252">
        <w:rPr>
          <w:rFonts w:cs="Arial"/>
          <w:szCs w:val="24"/>
        </w:rPr>
        <w:t>o mesmo</w:t>
      </w:r>
      <w:proofErr w:type="gramEnd"/>
      <w:r w:rsidRPr="00056252">
        <w:rPr>
          <w:rFonts w:cs="Arial"/>
          <w:szCs w:val="24"/>
        </w:rPr>
        <w:t xml:space="preserve"> não estiver relacionado com outro requisito.</w:t>
      </w:r>
    </w:p>
    <w:p w14:paraId="14025864" w14:textId="77777777" w:rsidR="001568F0" w:rsidRPr="00651F37" w:rsidRDefault="001568F0" w:rsidP="00651F37">
      <w:pPr>
        <w:pStyle w:val="PargrafodaLista"/>
        <w:numPr>
          <w:ilvl w:val="1"/>
          <w:numId w:val="26"/>
        </w:numPr>
        <w:rPr>
          <w:rFonts w:cs="Arial"/>
          <w:szCs w:val="24"/>
        </w:rPr>
      </w:pPr>
      <w:r w:rsidRPr="00651F37">
        <w:rPr>
          <w:rFonts w:cs="Arial"/>
          <w:szCs w:val="24"/>
        </w:rPr>
        <w:t xml:space="preserve">O sistema deverá permitir a consulta de </w:t>
      </w:r>
      <w:r w:rsidR="0032139E" w:rsidRPr="00651F37">
        <w:rPr>
          <w:rFonts w:cs="Arial"/>
          <w:szCs w:val="24"/>
        </w:rPr>
        <w:t>funcionários</w:t>
      </w:r>
      <w:r w:rsidRPr="00651F37">
        <w:rPr>
          <w:rFonts w:cs="Arial"/>
          <w:szCs w:val="24"/>
        </w:rPr>
        <w:t xml:space="preserve"> cadastrados no sistema por Nome ou por CPF.</w:t>
      </w:r>
    </w:p>
    <w:p w14:paraId="14025865" w14:textId="77777777" w:rsidR="00BC6126" w:rsidRDefault="00BC6126" w:rsidP="00EE6DD6">
      <w:pPr>
        <w:rPr>
          <w:rFonts w:cs="Arial"/>
          <w:szCs w:val="24"/>
        </w:rPr>
      </w:pPr>
    </w:p>
    <w:p w14:paraId="14025866" w14:textId="77777777" w:rsidR="001568F0" w:rsidRPr="00A62A6F" w:rsidRDefault="00DB6150" w:rsidP="00B62CE4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68" w:name="_Toc522018443"/>
      <w:r w:rsidRPr="00A62A6F">
        <w:rPr>
          <w:b/>
        </w:rPr>
        <w:t>RF02 – Efetuar login</w:t>
      </w:r>
      <w:bookmarkEnd w:id="168"/>
    </w:p>
    <w:p w14:paraId="14025867" w14:textId="77777777" w:rsidR="001568F0" w:rsidRDefault="001568F0" w:rsidP="00EE6DD6">
      <w:pPr>
        <w:ind w:firstLine="0"/>
        <w:rPr>
          <w:szCs w:val="24"/>
        </w:rPr>
      </w:pPr>
    </w:p>
    <w:p w14:paraId="14025868" w14:textId="77777777" w:rsidR="00FB03DF" w:rsidRPr="00FB03DF" w:rsidRDefault="00FB03DF" w:rsidP="00FB03DF">
      <w:pPr>
        <w:pStyle w:val="PargrafodaLista"/>
        <w:numPr>
          <w:ilvl w:val="0"/>
          <w:numId w:val="26"/>
        </w:numPr>
        <w:rPr>
          <w:rFonts w:cs="Arial"/>
          <w:vanish/>
          <w:szCs w:val="24"/>
        </w:rPr>
      </w:pPr>
    </w:p>
    <w:p w14:paraId="14025869" w14:textId="77777777" w:rsidR="00920E8F" w:rsidRDefault="001568F0" w:rsidP="00920E8F">
      <w:pPr>
        <w:pStyle w:val="PargrafodaLista"/>
        <w:numPr>
          <w:ilvl w:val="1"/>
          <w:numId w:val="26"/>
        </w:numPr>
        <w:rPr>
          <w:rFonts w:cs="Arial"/>
          <w:szCs w:val="24"/>
        </w:rPr>
      </w:pPr>
      <w:r w:rsidRPr="00FB03DF">
        <w:rPr>
          <w:rFonts w:cs="Arial"/>
          <w:szCs w:val="24"/>
        </w:rPr>
        <w:t xml:space="preserve">O sistema deve solicitar o login e a senha do </w:t>
      </w:r>
      <w:r w:rsidR="002F3AB9" w:rsidRPr="00FB03DF">
        <w:rPr>
          <w:rFonts w:cs="Arial"/>
          <w:szCs w:val="24"/>
        </w:rPr>
        <w:t>funcionário</w:t>
      </w:r>
      <w:r w:rsidR="001E5202" w:rsidRPr="00FB03DF">
        <w:rPr>
          <w:rFonts w:cs="Arial"/>
          <w:szCs w:val="24"/>
        </w:rPr>
        <w:t xml:space="preserve"> </w:t>
      </w:r>
      <w:r w:rsidRPr="00FB03DF">
        <w:rPr>
          <w:rFonts w:cs="Arial"/>
          <w:szCs w:val="24"/>
        </w:rPr>
        <w:t>ou do cliente para a utilização do sistema</w:t>
      </w:r>
    </w:p>
    <w:p w14:paraId="1402586A" w14:textId="77777777" w:rsidR="00920E8F" w:rsidRDefault="00EC2CB3" w:rsidP="00920E8F">
      <w:pPr>
        <w:pStyle w:val="PargrafodaLista"/>
        <w:numPr>
          <w:ilvl w:val="1"/>
          <w:numId w:val="26"/>
        </w:numPr>
        <w:rPr>
          <w:rFonts w:cs="Arial"/>
          <w:szCs w:val="24"/>
        </w:rPr>
      </w:pPr>
      <w:r w:rsidRPr="00920E8F">
        <w:rPr>
          <w:rFonts w:cs="Arial"/>
          <w:szCs w:val="24"/>
        </w:rPr>
        <w:t xml:space="preserve">O login para </w:t>
      </w:r>
      <w:r w:rsidR="002F3AB9" w:rsidRPr="00920E8F">
        <w:rPr>
          <w:rFonts w:cs="Arial"/>
          <w:szCs w:val="24"/>
        </w:rPr>
        <w:t>usuário</w:t>
      </w:r>
      <w:r w:rsidRPr="00920E8F">
        <w:rPr>
          <w:rFonts w:cs="Arial"/>
          <w:szCs w:val="24"/>
        </w:rPr>
        <w:t xml:space="preserve"> </w:t>
      </w:r>
      <w:r w:rsidR="002F3AB9" w:rsidRPr="00920E8F">
        <w:rPr>
          <w:rFonts w:cs="Arial"/>
          <w:szCs w:val="24"/>
        </w:rPr>
        <w:t>funcionário</w:t>
      </w:r>
      <w:r w:rsidRPr="00920E8F">
        <w:rPr>
          <w:rFonts w:cs="Arial"/>
          <w:szCs w:val="24"/>
        </w:rPr>
        <w:t xml:space="preserve"> dever</w:t>
      </w:r>
      <w:r w:rsidR="002F3AB9" w:rsidRPr="00920E8F">
        <w:rPr>
          <w:rFonts w:cs="Arial"/>
          <w:szCs w:val="24"/>
        </w:rPr>
        <w:t>á</w:t>
      </w:r>
      <w:r w:rsidRPr="00920E8F">
        <w:rPr>
          <w:rFonts w:cs="Arial"/>
          <w:szCs w:val="24"/>
        </w:rPr>
        <w:t xml:space="preserve"> ser o CPF do </w:t>
      </w:r>
      <w:r w:rsidR="002F3AB9" w:rsidRPr="00920E8F">
        <w:rPr>
          <w:rFonts w:cs="Arial"/>
          <w:szCs w:val="24"/>
        </w:rPr>
        <w:t>funcionário</w:t>
      </w:r>
      <w:r w:rsidRPr="00920E8F">
        <w:rPr>
          <w:rFonts w:cs="Arial"/>
          <w:szCs w:val="24"/>
        </w:rPr>
        <w:t>.</w:t>
      </w:r>
    </w:p>
    <w:p w14:paraId="1402586B" w14:textId="77777777" w:rsidR="00870753" w:rsidRDefault="0005564F" w:rsidP="00870753">
      <w:pPr>
        <w:pStyle w:val="PargrafodaLista"/>
        <w:numPr>
          <w:ilvl w:val="2"/>
          <w:numId w:val="26"/>
        </w:numPr>
        <w:rPr>
          <w:rFonts w:cs="Arial"/>
          <w:szCs w:val="24"/>
        </w:rPr>
      </w:pPr>
      <w:r w:rsidRPr="00920E8F">
        <w:rPr>
          <w:rFonts w:cs="Arial"/>
          <w:szCs w:val="24"/>
        </w:rPr>
        <w:t>O sistema deverá disponibilizar ao usuário funcionário acesso e direito total de inclusão, alteração, exclusão e consulta de todos os requisitos do sistema.</w:t>
      </w:r>
    </w:p>
    <w:p w14:paraId="1402586C" w14:textId="77777777" w:rsidR="00870753" w:rsidRPr="00870753" w:rsidRDefault="00870753" w:rsidP="00870753">
      <w:pPr>
        <w:pStyle w:val="PargrafodaLista"/>
        <w:numPr>
          <w:ilvl w:val="0"/>
          <w:numId w:val="31"/>
        </w:numPr>
        <w:rPr>
          <w:rFonts w:cs="Arial"/>
          <w:vanish/>
          <w:szCs w:val="24"/>
        </w:rPr>
      </w:pPr>
    </w:p>
    <w:p w14:paraId="1402586D" w14:textId="77777777" w:rsidR="00870753" w:rsidRPr="00870753" w:rsidRDefault="00870753" w:rsidP="00870753">
      <w:pPr>
        <w:pStyle w:val="PargrafodaLista"/>
        <w:numPr>
          <w:ilvl w:val="0"/>
          <w:numId w:val="31"/>
        </w:numPr>
        <w:rPr>
          <w:rFonts w:cs="Arial"/>
          <w:vanish/>
          <w:szCs w:val="24"/>
        </w:rPr>
      </w:pPr>
    </w:p>
    <w:p w14:paraId="1402586E" w14:textId="77777777" w:rsidR="00870753" w:rsidRPr="00870753" w:rsidRDefault="00870753" w:rsidP="00870753">
      <w:pPr>
        <w:pStyle w:val="PargrafodaLista"/>
        <w:numPr>
          <w:ilvl w:val="1"/>
          <w:numId w:val="31"/>
        </w:numPr>
        <w:rPr>
          <w:rFonts w:cs="Arial"/>
          <w:vanish/>
          <w:szCs w:val="24"/>
        </w:rPr>
      </w:pPr>
    </w:p>
    <w:p w14:paraId="1402586F" w14:textId="77777777" w:rsidR="00870753" w:rsidRPr="00870753" w:rsidRDefault="00870753" w:rsidP="00870753">
      <w:pPr>
        <w:pStyle w:val="PargrafodaLista"/>
        <w:numPr>
          <w:ilvl w:val="1"/>
          <w:numId w:val="31"/>
        </w:numPr>
        <w:rPr>
          <w:rFonts w:cs="Arial"/>
          <w:vanish/>
          <w:szCs w:val="24"/>
        </w:rPr>
      </w:pPr>
    </w:p>
    <w:p w14:paraId="14025870" w14:textId="77777777" w:rsidR="00E43B0E" w:rsidRDefault="00EC2CB3" w:rsidP="00E43B0E">
      <w:pPr>
        <w:pStyle w:val="PargrafodaLista"/>
        <w:numPr>
          <w:ilvl w:val="1"/>
          <w:numId w:val="31"/>
        </w:numPr>
        <w:rPr>
          <w:rFonts w:cs="Arial"/>
          <w:szCs w:val="24"/>
        </w:rPr>
      </w:pPr>
      <w:r w:rsidRPr="00870753">
        <w:rPr>
          <w:rFonts w:cs="Arial"/>
          <w:szCs w:val="24"/>
        </w:rPr>
        <w:t xml:space="preserve">O login para </w:t>
      </w:r>
      <w:r w:rsidR="002F3AB9" w:rsidRPr="00870753">
        <w:rPr>
          <w:rFonts w:cs="Arial"/>
          <w:szCs w:val="24"/>
        </w:rPr>
        <w:t>usuário</w:t>
      </w:r>
      <w:r w:rsidRPr="00870753">
        <w:rPr>
          <w:rFonts w:cs="Arial"/>
          <w:szCs w:val="24"/>
        </w:rPr>
        <w:t xml:space="preserve"> cliente </w:t>
      </w:r>
      <w:r w:rsidR="00635B75" w:rsidRPr="00870753">
        <w:rPr>
          <w:rFonts w:cs="Arial"/>
          <w:szCs w:val="24"/>
        </w:rPr>
        <w:t>deverá</w:t>
      </w:r>
      <w:r w:rsidRPr="00870753">
        <w:rPr>
          <w:rFonts w:cs="Arial"/>
          <w:szCs w:val="24"/>
        </w:rPr>
        <w:t xml:space="preserve"> ser o </w:t>
      </w:r>
      <w:r w:rsidR="0069237C" w:rsidRPr="00870753">
        <w:rPr>
          <w:rFonts w:cs="Arial"/>
          <w:szCs w:val="24"/>
        </w:rPr>
        <w:t>e-mail</w:t>
      </w:r>
      <w:r w:rsidRPr="00870753">
        <w:rPr>
          <w:rFonts w:cs="Arial"/>
          <w:szCs w:val="24"/>
        </w:rPr>
        <w:t xml:space="preserve"> do cliente.</w:t>
      </w:r>
    </w:p>
    <w:p w14:paraId="14025871" w14:textId="77777777" w:rsidR="00355589" w:rsidRDefault="001568F0" w:rsidP="00355589">
      <w:pPr>
        <w:pStyle w:val="PargrafodaLista"/>
        <w:numPr>
          <w:ilvl w:val="1"/>
          <w:numId w:val="31"/>
        </w:numPr>
        <w:rPr>
          <w:rFonts w:cs="Arial"/>
          <w:szCs w:val="24"/>
        </w:rPr>
      </w:pPr>
      <w:r w:rsidRPr="00E43B0E">
        <w:rPr>
          <w:rFonts w:cs="Arial"/>
          <w:szCs w:val="24"/>
        </w:rPr>
        <w:t>O sistema deve consultar se existe ou não um usuário</w:t>
      </w:r>
      <w:r w:rsidR="002F3AB9" w:rsidRPr="00E43B0E">
        <w:rPr>
          <w:rFonts w:cs="Arial"/>
          <w:szCs w:val="24"/>
        </w:rPr>
        <w:t xml:space="preserve"> funcionário</w:t>
      </w:r>
      <w:r w:rsidRPr="00E43B0E">
        <w:rPr>
          <w:rFonts w:cs="Arial"/>
          <w:szCs w:val="24"/>
        </w:rPr>
        <w:t xml:space="preserve"> ou </w:t>
      </w:r>
      <w:r w:rsidR="002F3AB9" w:rsidRPr="00E43B0E">
        <w:rPr>
          <w:rFonts w:cs="Arial"/>
          <w:szCs w:val="24"/>
        </w:rPr>
        <w:t xml:space="preserve">usuário </w:t>
      </w:r>
      <w:r w:rsidRPr="00E43B0E">
        <w:rPr>
          <w:rFonts w:cs="Arial"/>
          <w:szCs w:val="24"/>
        </w:rPr>
        <w:t>cliente cadastrado, caso positivo o usuário</w:t>
      </w:r>
      <w:r w:rsidR="002F3AB9" w:rsidRPr="00E43B0E">
        <w:rPr>
          <w:rFonts w:cs="Arial"/>
          <w:szCs w:val="24"/>
        </w:rPr>
        <w:t xml:space="preserve"> funcionário</w:t>
      </w:r>
      <w:r w:rsidRPr="00E43B0E">
        <w:rPr>
          <w:rFonts w:cs="Arial"/>
          <w:szCs w:val="24"/>
        </w:rPr>
        <w:t xml:space="preserve"> ou </w:t>
      </w:r>
      <w:r w:rsidR="002F3AB9" w:rsidRPr="00E43B0E">
        <w:rPr>
          <w:rFonts w:cs="Arial"/>
          <w:szCs w:val="24"/>
        </w:rPr>
        <w:t xml:space="preserve">usuário cliente </w:t>
      </w:r>
      <w:r w:rsidRPr="00E43B0E">
        <w:rPr>
          <w:rFonts w:cs="Arial"/>
          <w:szCs w:val="24"/>
        </w:rPr>
        <w:t>acessa o sistema de acordo com as restrições de uso.</w:t>
      </w:r>
    </w:p>
    <w:p w14:paraId="14025872" w14:textId="77777777" w:rsidR="001568F0" w:rsidRPr="00355589" w:rsidRDefault="001568F0" w:rsidP="00355589">
      <w:pPr>
        <w:pStyle w:val="PargrafodaLista"/>
        <w:numPr>
          <w:ilvl w:val="2"/>
          <w:numId w:val="31"/>
        </w:numPr>
        <w:rPr>
          <w:rFonts w:cs="Arial"/>
          <w:szCs w:val="24"/>
        </w:rPr>
      </w:pPr>
      <w:r w:rsidRPr="00355589">
        <w:rPr>
          <w:rFonts w:cs="Arial"/>
          <w:szCs w:val="24"/>
        </w:rPr>
        <w:t xml:space="preserve">Caso o </w:t>
      </w:r>
      <w:r w:rsidR="002F3AB9" w:rsidRPr="00355589">
        <w:rPr>
          <w:rFonts w:cs="Arial"/>
          <w:szCs w:val="24"/>
        </w:rPr>
        <w:t xml:space="preserve">usuário </w:t>
      </w:r>
      <w:r w:rsidRPr="00355589">
        <w:rPr>
          <w:rFonts w:cs="Arial"/>
          <w:szCs w:val="24"/>
        </w:rPr>
        <w:t>não esteja cadastrado deverá ser informado a</w:t>
      </w:r>
      <w:r w:rsidR="007F7815" w:rsidRPr="00355589">
        <w:rPr>
          <w:rFonts w:cs="Arial"/>
          <w:szCs w:val="24"/>
        </w:rPr>
        <w:t xml:space="preserve"> este</w:t>
      </w:r>
      <w:r w:rsidRPr="00355589">
        <w:rPr>
          <w:rFonts w:cs="Arial"/>
          <w:szCs w:val="24"/>
        </w:rPr>
        <w:t xml:space="preserve"> usuário</w:t>
      </w:r>
      <w:r w:rsidR="00CF063A" w:rsidRPr="00355589">
        <w:rPr>
          <w:rFonts w:cs="Arial"/>
          <w:szCs w:val="24"/>
        </w:rPr>
        <w:t xml:space="preserve"> </w:t>
      </w:r>
      <w:r w:rsidRPr="00355589">
        <w:rPr>
          <w:rFonts w:cs="Arial"/>
          <w:szCs w:val="24"/>
        </w:rPr>
        <w:t>que ele não possui uma</w:t>
      </w:r>
      <w:r w:rsidR="007F7815" w:rsidRPr="00355589">
        <w:rPr>
          <w:rFonts w:cs="Arial"/>
          <w:szCs w:val="24"/>
        </w:rPr>
        <w:t>, e permitir que esta seja cadastrada</w:t>
      </w:r>
      <w:r w:rsidRPr="00355589">
        <w:rPr>
          <w:rFonts w:cs="Arial"/>
          <w:szCs w:val="24"/>
        </w:rPr>
        <w:t>.</w:t>
      </w:r>
    </w:p>
    <w:p w14:paraId="14025873" w14:textId="77777777" w:rsidR="004408FC" w:rsidRPr="004408FC" w:rsidRDefault="004408FC" w:rsidP="004408FC">
      <w:pPr>
        <w:pStyle w:val="PargrafodaLista"/>
        <w:numPr>
          <w:ilvl w:val="0"/>
          <w:numId w:val="3"/>
        </w:numPr>
        <w:rPr>
          <w:rFonts w:cs="Arial"/>
          <w:vanish/>
          <w:szCs w:val="24"/>
        </w:rPr>
      </w:pPr>
    </w:p>
    <w:p w14:paraId="14025874" w14:textId="77777777" w:rsidR="004408FC" w:rsidRPr="004408FC" w:rsidRDefault="004408FC" w:rsidP="004408FC">
      <w:pPr>
        <w:pStyle w:val="PargrafodaLista"/>
        <w:numPr>
          <w:ilvl w:val="1"/>
          <w:numId w:val="3"/>
        </w:numPr>
        <w:rPr>
          <w:rFonts w:cs="Arial"/>
          <w:vanish/>
          <w:szCs w:val="24"/>
        </w:rPr>
      </w:pPr>
    </w:p>
    <w:p w14:paraId="14025875" w14:textId="77777777" w:rsidR="004408FC" w:rsidRPr="004408FC" w:rsidRDefault="004408FC" w:rsidP="004408FC">
      <w:pPr>
        <w:pStyle w:val="PargrafodaLista"/>
        <w:numPr>
          <w:ilvl w:val="1"/>
          <w:numId w:val="3"/>
        </w:numPr>
        <w:rPr>
          <w:rFonts w:cs="Arial"/>
          <w:vanish/>
          <w:szCs w:val="24"/>
        </w:rPr>
      </w:pPr>
    </w:p>
    <w:p w14:paraId="14025876" w14:textId="77777777" w:rsidR="004408FC" w:rsidRPr="004408FC" w:rsidRDefault="004408FC" w:rsidP="004408FC">
      <w:pPr>
        <w:pStyle w:val="PargrafodaLista"/>
        <w:numPr>
          <w:ilvl w:val="1"/>
          <w:numId w:val="3"/>
        </w:numPr>
        <w:rPr>
          <w:rFonts w:cs="Arial"/>
          <w:vanish/>
          <w:szCs w:val="24"/>
        </w:rPr>
      </w:pPr>
    </w:p>
    <w:p w14:paraId="14025877" w14:textId="77777777" w:rsidR="004408FC" w:rsidRPr="004408FC" w:rsidRDefault="004408FC" w:rsidP="004408FC">
      <w:pPr>
        <w:pStyle w:val="PargrafodaLista"/>
        <w:numPr>
          <w:ilvl w:val="1"/>
          <w:numId w:val="3"/>
        </w:numPr>
        <w:rPr>
          <w:rFonts w:cs="Arial"/>
          <w:vanish/>
          <w:szCs w:val="24"/>
        </w:rPr>
      </w:pPr>
    </w:p>
    <w:p w14:paraId="14025879" w14:textId="6A54F743" w:rsidR="00EF2BDE" w:rsidRPr="00B514C0" w:rsidRDefault="00EF2BDE" w:rsidP="00B514C0">
      <w:pPr>
        <w:pStyle w:val="PargrafodaLista"/>
        <w:ind w:left="851" w:firstLine="0"/>
        <w:rPr>
          <w:rFonts w:cs="Arial"/>
          <w:szCs w:val="24"/>
        </w:rPr>
      </w:pPr>
    </w:p>
    <w:p w14:paraId="1402587A" w14:textId="77777777" w:rsidR="001568F0" w:rsidRPr="00B62CE4" w:rsidRDefault="001568F0" w:rsidP="00B62CE4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69" w:name="_Toc522018444"/>
      <w:r w:rsidRPr="00B62CE4">
        <w:rPr>
          <w:b/>
        </w:rPr>
        <w:lastRenderedPageBreak/>
        <w:t>RF03 – Cadastrar Produtos</w:t>
      </w:r>
      <w:r w:rsidR="00024AB3" w:rsidRPr="00B62CE4">
        <w:rPr>
          <w:b/>
        </w:rPr>
        <w:t xml:space="preserve"> </w:t>
      </w:r>
      <w:r w:rsidR="00EF2BDE" w:rsidRPr="00B62CE4">
        <w:rPr>
          <w:b/>
        </w:rPr>
        <w:t>Pré-definidos</w:t>
      </w:r>
      <w:bookmarkEnd w:id="169"/>
    </w:p>
    <w:p w14:paraId="1402587B" w14:textId="77777777" w:rsidR="001568F0" w:rsidRDefault="001568F0" w:rsidP="00EE6DD6">
      <w:pPr>
        <w:ind w:firstLine="0"/>
        <w:rPr>
          <w:rFonts w:cs="Arial"/>
          <w:szCs w:val="24"/>
        </w:rPr>
      </w:pPr>
    </w:p>
    <w:p w14:paraId="1402587C" w14:textId="77777777" w:rsidR="001568F0" w:rsidRPr="001E30A7" w:rsidRDefault="001568F0" w:rsidP="00050CAE">
      <w:pPr>
        <w:pStyle w:val="PargrafodaLista"/>
        <w:numPr>
          <w:ilvl w:val="1"/>
          <w:numId w:val="4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Pr="001E30A7">
        <w:rPr>
          <w:rFonts w:cs="Arial"/>
          <w:szCs w:val="24"/>
        </w:rPr>
        <w:t>O sistema deve permitir incluir, excluir, alterar e consultar produtos</w:t>
      </w:r>
      <w:r w:rsidR="00024AB3">
        <w:rPr>
          <w:rFonts w:cs="Arial"/>
          <w:szCs w:val="24"/>
        </w:rPr>
        <w:t xml:space="preserve"> pré-definidos.</w:t>
      </w:r>
    </w:p>
    <w:p w14:paraId="1402587D" w14:textId="77777777" w:rsidR="00C81C64" w:rsidRDefault="00C81C64" w:rsidP="00050CAE">
      <w:pPr>
        <w:pStyle w:val="PargrafodaLista"/>
        <w:numPr>
          <w:ilvl w:val="1"/>
          <w:numId w:val="4"/>
        </w:numPr>
        <w:rPr>
          <w:rFonts w:cs="Arial"/>
          <w:szCs w:val="24"/>
        </w:rPr>
      </w:pPr>
      <w:r w:rsidRPr="006139C2">
        <w:rPr>
          <w:rFonts w:cs="Arial"/>
          <w:szCs w:val="24"/>
        </w:rPr>
        <w:t xml:space="preserve">O sistema deve </w:t>
      </w:r>
      <w:r w:rsidR="00CA2DAE">
        <w:rPr>
          <w:rFonts w:cs="Arial"/>
          <w:szCs w:val="24"/>
        </w:rPr>
        <w:t>permitir o usuário do tipo funcionário</w:t>
      </w:r>
      <w:r w:rsidR="00333914">
        <w:rPr>
          <w:rFonts w:cs="Arial"/>
          <w:szCs w:val="24"/>
        </w:rPr>
        <w:t xml:space="preserve"> cadastrar o</w:t>
      </w:r>
      <w:r w:rsidRPr="006139C2">
        <w:rPr>
          <w:rFonts w:cs="Arial"/>
          <w:szCs w:val="24"/>
        </w:rPr>
        <w:t xml:space="preserve"> *Nome</w:t>
      </w:r>
      <w:r>
        <w:rPr>
          <w:rFonts w:cs="Arial"/>
          <w:szCs w:val="24"/>
        </w:rPr>
        <w:t xml:space="preserve"> do produto</w:t>
      </w:r>
      <w:r w:rsidR="00333914">
        <w:rPr>
          <w:rFonts w:cs="Arial"/>
          <w:szCs w:val="24"/>
        </w:rPr>
        <w:t xml:space="preserve"> e sua</w:t>
      </w:r>
      <w:r w:rsidR="006E7230">
        <w:rPr>
          <w:rFonts w:cs="Arial"/>
          <w:szCs w:val="24"/>
        </w:rPr>
        <w:t xml:space="preserve"> </w:t>
      </w:r>
      <w:r w:rsidR="00CA2DAE">
        <w:rPr>
          <w:rFonts w:cs="Arial"/>
          <w:szCs w:val="24"/>
        </w:rPr>
        <w:t>*</w:t>
      </w:r>
      <w:r w:rsidR="006E7230">
        <w:rPr>
          <w:rFonts w:cs="Arial"/>
          <w:szCs w:val="24"/>
        </w:rPr>
        <w:t>descrição</w:t>
      </w:r>
      <w:r>
        <w:rPr>
          <w:rFonts w:cs="Arial"/>
          <w:szCs w:val="24"/>
        </w:rPr>
        <w:t>.</w:t>
      </w:r>
      <w:r w:rsidRPr="006139C2">
        <w:rPr>
          <w:rFonts w:cs="Arial"/>
          <w:szCs w:val="24"/>
        </w:rPr>
        <w:t xml:space="preserve"> </w:t>
      </w:r>
    </w:p>
    <w:p w14:paraId="1402587E" w14:textId="77777777" w:rsidR="009F6483" w:rsidRDefault="001568F0" w:rsidP="00050CAE">
      <w:pPr>
        <w:pStyle w:val="PargrafodaLista"/>
        <w:numPr>
          <w:ilvl w:val="1"/>
          <w:numId w:val="4"/>
        </w:numPr>
        <w:rPr>
          <w:rFonts w:cs="Arial"/>
          <w:szCs w:val="24"/>
        </w:rPr>
      </w:pPr>
      <w:r w:rsidRPr="006139C2">
        <w:rPr>
          <w:rFonts w:cs="Arial"/>
          <w:szCs w:val="24"/>
        </w:rPr>
        <w:t xml:space="preserve"> O sistema deve estar apto </w:t>
      </w:r>
      <w:r w:rsidR="00C81C64">
        <w:rPr>
          <w:rFonts w:cs="Arial"/>
          <w:szCs w:val="24"/>
        </w:rPr>
        <w:t>a cadastrar para cada nome de produto um ou mais produtos, e para cada um</w:t>
      </w:r>
      <w:r w:rsidRPr="006139C2">
        <w:rPr>
          <w:rFonts w:cs="Arial"/>
          <w:szCs w:val="24"/>
        </w:rPr>
        <w:t xml:space="preserve"> receber os seguintes dados: *preço, (em relação ao tamanho, modelo, cor, nome, e sexo do produto), *tamanho, *modelo, *cor e *sexo (Masculino e Feminino).</w:t>
      </w:r>
    </w:p>
    <w:p w14:paraId="1402587F" w14:textId="77777777" w:rsidR="001568F0" w:rsidRPr="009F6483" w:rsidRDefault="001568F0" w:rsidP="00050CAE">
      <w:pPr>
        <w:pStyle w:val="PargrafodaLista"/>
        <w:numPr>
          <w:ilvl w:val="2"/>
          <w:numId w:val="4"/>
        </w:numPr>
        <w:rPr>
          <w:rFonts w:cs="Arial"/>
          <w:szCs w:val="24"/>
        </w:rPr>
      </w:pPr>
      <w:r w:rsidRPr="009F6483">
        <w:rPr>
          <w:rFonts w:cs="Arial"/>
          <w:szCs w:val="24"/>
        </w:rPr>
        <w:t xml:space="preserve">O sistema deve estabelecer como padrão </w:t>
      </w:r>
      <w:r w:rsidR="00CA2DAE" w:rsidRPr="009F6483">
        <w:rPr>
          <w:rFonts w:cs="Arial"/>
          <w:szCs w:val="24"/>
        </w:rPr>
        <w:t>as medidas de tamanho de camisetas</w:t>
      </w:r>
      <w:r w:rsidRPr="009F6483">
        <w:rPr>
          <w:rFonts w:cs="Arial"/>
          <w:szCs w:val="24"/>
        </w:rPr>
        <w:t>: P – (62x46</w:t>
      </w:r>
      <w:r w:rsidR="00BB0FAD" w:rsidRPr="009F6483">
        <w:rPr>
          <w:rFonts w:cs="Arial"/>
          <w:szCs w:val="24"/>
        </w:rPr>
        <w:t>),</w:t>
      </w:r>
      <w:r w:rsidRPr="009F6483">
        <w:rPr>
          <w:rFonts w:cs="Arial"/>
          <w:szCs w:val="24"/>
        </w:rPr>
        <w:t xml:space="preserve"> M – (64x50), G – (66x53</w:t>
      </w:r>
      <w:proofErr w:type="gramStart"/>
      <w:r w:rsidRPr="009F6483">
        <w:rPr>
          <w:rFonts w:cs="Arial"/>
          <w:szCs w:val="24"/>
        </w:rPr>
        <w:t>) ,</w:t>
      </w:r>
      <w:proofErr w:type="gramEnd"/>
      <w:r w:rsidRPr="009F6483">
        <w:rPr>
          <w:rFonts w:cs="Arial"/>
          <w:szCs w:val="24"/>
        </w:rPr>
        <w:t xml:space="preserve"> GG – (68x56) , XG – (70x58), EG – (74x60). </w:t>
      </w:r>
    </w:p>
    <w:p w14:paraId="14025880" w14:textId="77777777" w:rsidR="001568F0" w:rsidRPr="006139C2" w:rsidRDefault="18DE634D" w:rsidP="18DE634D">
      <w:pPr>
        <w:pStyle w:val="PargrafodaLista"/>
        <w:numPr>
          <w:ilvl w:val="2"/>
          <w:numId w:val="4"/>
        </w:numPr>
        <w:rPr>
          <w:rFonts w:eastAsia="Arial" w:cs="Arial"/>
        </w:rPr>
      </w:pPr>
      <w:r w:rsidRPr="18DE634D">
        <w:rPr>
          <w:rFonts w:eastAsia="Arial" w:cs="Arial"/>
        </w:rPr>
        <w:t xml:space="preserve"> </w:t>
      </w:r>
      <w:r>
        <w:t>O sistema deve fornecer os seguintes modelos para o cliente: T-</w:t>
      </w:r>
      <w:proofErr w:type="spellStart"/>
      <w:r>
        <w:t>Shirt</w:t>
      </w:r>
      <w:proofErr w:type="spellEnd"/>
      <w:r>
        <w:t xml:space="preserve"> (Masculina), Polo Masculina, Polo Feminina, </w:t>
      </w:r>
      <w:proofErr w:type="spellStart"/>
      <w:r>
        <w:t>BabyLook</w:t>
      </w:r>
      <w:proofErr w:type="spellEnd"/>
      <w:r>
        <w:t xml:space="preserve"> Feminina, </w:t>
      </w:r>
      <w:proofErr w:type="spellStart"/>
      <w:r>
        <w:t>Cropped</w:t>
      </w:r>
      <w:proofErr w:type="spellEnd"/>
      <w:r>
        <w:t xml:space="preserve"> Feminina.</w:t>
      </w:r>
    </w:p>
    <w:p w14:paraId="14025881" w14:textId="77777777" w:rsidR="001568F0" w:rsidRDefault="001568F0" w:rsidP="00050CAE">
      <w:pPr>
        <w:pStyle w:val="PargrafodaLista"/>
        <w:numPr>
          <w:ilvl w:val="1"/>
          <w:numId w:val="4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 O sistema deverá permitir excluir um produto se </w:t>
      </w:r>
      <w:proofErr w:type="gramStart"/>
      <w:r>
        <w:rPr>
          <w:rFonts w:cs="Arial"/>
          <w:szCs w:val="24"/>
        </w:rPr>
        <w:t>o mesmo</w:t>
      </w:r>
      <w:proofErr w:type="gramEnd"/>
      <w:r>
        <w:rPr>
          <w:rFonts w:cs="Arial"/>
          <w:szCs w:val="24"/>
        </w:rPr>
        <w:t xml:space="preserve"> não estiver relacionado com outro </w:t>
      </w:r>
      <w:r w:rsidR="00CA2DAE">
        <w:rPr>
          <w:rFonts w:cs="Arial"/>
          <w:szCs w:val="24"/>
        </w:rPr>
        <w:t xml:space="preserve">item de </w:t>
      </w:r>
      <w:r>
        <w:rPr>
          <w:rFonts w:cs="Arial"/>
          <w:szCs w:val="24"/>
        </w:rPr>
        <w:t>requisito</w:t>
      </w:r>
      <w:r w:rsidR="00CA2DAE">
        <w:rPr>
          <w:rFonts w:cs="Arial"/>
          <w:szCs w:val="24"/>
        </w:rPr>
        <w:t>, e já utilizado pelos usuários</w:t>
      </w:r>
      <w:r>
        <w:rPr>
          <w:rFonts w:cs="Arial"/>
          <w:szCs w:val="24"/>
        </w:rPr>
        <w:t>. Para a exclusão deverá ser feito uma consulta ao sistema para realizar esta verificação.</w:t>
      </w:r>
    </w:p>
    <w:p w14:paraId="14025882" w14:textId="77777777" w:rsidR="001568F0" w:rsidRDefault="001568F0" w:rsidP="00050CAE">
      <w:pPr>
        <w:pStyle w:val="PargrafodaLista"/>
        <w:numPr>
          <w:ilvl w:val="1"/>
          <w:numId w:val="4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 O sistema deverá permitir alterar os dados dos produtos caso seja necessário</w:t>
      </w:r>
    </w:p>
    <w:p w14:paraId="14025883" w14:textId="77777777" w:rsidR="00475E00" w:rsidRDefault="001568F0" w:rsidP="00475E00">
      <w:pPr>
        <w:pStyle w:val="PargrafodaLista"/>
        <w:numPr>
          <w:ilvl w:val="1"/>
          <w:numId w:val="4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 O sistema deve permitir a consulta os produtos cadastrados</w:t>
      </w:r>
    </w:p>
    <w:p w14:paraId="14025884" w14:textId="77777777" w:rsidR="001568F0" w:rsidRPr="00475E00" w:rsidRDefault="001568F0" w:rsidP="00475E00">
      <w:pPr>
        <w:pStyle w:val="PargrafodaLista"/>
        <w:numPr>
          <w:ilvl w:val="2"/>
          <w:numId w:val="4"/>
        </w:numPr>
        <w:rPr>
          <w:rFonts w:cs="Arial"/>
          <w:szCs w:val="24"/>
        </w:rPr>
      </w:pPr>
      <w:r w:rsidRPr="00475E00">
        <w:rPr>
          <w:rFonts w:cs="Arial"/>
          <w:szCs w:val="24"/>
        </w:rPr>
        <w:t xml:space="preserve">O sistema deverá permitir a pesquisa para a consulta a partir do nome </w:t>
      </w:r>
      <w:r w:rsidR="00CA2DAE" w:rsidRPr="00475E00">
        <w:rPr>
          <w:rFonts w:cs="Arial"/>
          <w:szCs w:val="24"/>
        </w:rPr>
        <w:t xml:space="preserve">ou do </w:t>
      </w:r>
      <w:r w:rsidRPr="00475E00">
        <w:rPr>
          <w:rFonts w:cs="Arial"/>
          <w:szCs w:val="24"/>
        </w:rPr>
        <w:t xml:space="preserve">sexo, </w:t>
      </w:r>
      <w:r w:rsidR="00CA2DAE" w:rsidRPr="00475E00">
        <w:rPr>
          <w:rFonts w:cs="Arial"/>
          <w:szCs w:val="24"/>
        </w:rPr>
        <w:t xml:space="preserve">ou por </w:t>
      </w:r>
      <w:r w:rsidRPr="00475E00">
        <w:rPr>
          <w:rFonts w:cs="Arial"/>
          <w:szCs w:val="24"/>
        </w:rPr>
        <w:t xml:space="preserve">modelo, </w:t>
      </w:r>
      <w:r w:rsidR="00CA2DAE" w:rsidRPr="00475E00">
        <w:rPr>
          <w:rFonts w:cs="Arial"/>
          <w:szCs w:val="24"/>
        </w:rPr>
        <w:t xml:space="preserve">ou por </w:t>
      </w:r>
      <w:r w:rsidRPr="00475E00">
        <w:rPr>
          <w:rFonts w:cs="Arial"/>
          <w:szCs w:val="24"/>
        </w:rPr>
        <w:t xml:space="preserve">tamanho </w:t>
      </w:r>
      <w:r w:rsidR="00CA2DAE" w:rsidRPr="00475E00">
        <w:rPr>
          <w:rFonts w:cs="Arial"/>
          <w:szCs w:val="24"/>
        </w:rPr>
        <w:t xml:space="preserve">ou por </w:t>
      </w:r>
      <w:r w:rsidRPr="00475E00">
        <w:rPr>
          <w:rFonts w:cs="Arial"/>
          <w:szCs w:val="24"/>
        </w:rPr>
        <w:t>preço, e caso seja necessário, permitir a consulta com todo o conjunto dos dados.</w:t>
      </w:r>
    </w:p>
    <w:p w14:paraId="14025885" w14:textId="77777777" w:rsidR="001568F0" w:rsidRPr="00B4477A" w:rsidRDefault="001568F0" w:rsidP="00B4477A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70" w:name="_Toc522018445"/>
      <w:r w:rsidRPr="00B4477A">
        <w:rPr>
          <w:b/>
        </w:rPr>
        <w:t>RF04 – Visualizar produtos para</w:t>
      </w:r>
      <w:r w:rsidR="00CA2DAE" w:rsidRPr="00B4477A">
        <w:rPr>
          <w:b/>
        </w:rPr>
        <w:t xml:space="preserve"> Compra</w:t>
      </w:r>
      <w:bookmarkEnd w:id="170"/>
    </w:p>
    <w:p w14:paraId="14025886" w14:textId="77777777" w:rsidR="001568F0" w:rsidRPr="00470A9B" w:rsidRDefault="001568F0" w:rsidP="00EE6DD6">
      <w:pPr>
        <w:ind w:firstLine="0"/>
        <w:rPr>
          <w:rFonts w:cs="Arial"/>
          <w:szCs w:val="24"/>
        </w:rPr>
      </w:pPr>
    </w:p>
    <w:p w14:paraId="14025887" w14:textId="77777777" w:rsidR="0062747A" w:rsidRPr="0062747A" w:rsidRDefault="0062747A" w:rsidP="0062747A">
      <w:pPr>
        <w:pStyle w:val="PargrafodaLista"/>
        <w:numPr>
          <w:ilvl w:val="0"/>
          <w:numId w:val="32"/>
        </w:numPr>
        <w:rPr>
          <w:vanish/>
        </w:rPr>
      </w:pPr>
    </w:p>
    <w:p w14:paraId="14025888" w14:textId="77777777" w:rsidR="0062747A" w:rsidRPr="0062747A" w:rsidRDefault="0062747A" w:rsidP="0062747A">
      <w:pPr>
        <w:pStyle w:val="PargrafodaLista"/>
        <w:numPr>
          <w:ilvl w:val="0"/>
          <w:numId w:val="32"/>
        </w:numPr>
        <w:rPr>
          <w:vanish/>
        </w:rPr>
      </w:pPr>
    </w:p>
    <w:p w14:paraId="14025889" w14:textId="77777777" w:rsidR="0062747A" w:rsidRPr="0062747A" w:rsidRDefault="0062747A" w:rsidP="0062747A">
      <w:pPr>
        <w:pStyle w:val="PargrafodaLista"/>
        <w:numPr>
          <w:ilvl w:val="0"/>
          <w:numId w:val="32"/>
        </w:numPr>
        <w:rPr>
          <w:vanish/>
        </w:rPr>
      </w:pPr>
    </w:p>
    <w:p w14:paraId="1402588A" w14:textId="77777777" w:rsidR="0062747A" w:rsidRPr="0062747A" w:rsidRDefault="0062747A" w:rsidP="0062747A">
      <w:pPr>
        <w:pStyle w:val="PargrafodaLista"/>
        <w:numPr>
          <w:ilvl w:val="0"/>
          <w:numId w:val="32"/>
        </w:numPr>
        <w:rPr>
          <w:vanish/>
        </w:rPr>
      </w:pPr>
    </w:p>
    <w:p w14:paraId="1402588B" w14:textId="77777777" w:rsidR="00531ADF" w:rsidRDefault="001568F0" w:rsidP="0062747A">
      <w:pPr>
        <w:pStyle w:val="PargrafodaLista"/>
        <w:numPr>
          <w:ilvl w:val="1"/>
          <w:numId w:val="32"/>
        </w:numPr>
      </w:pPr>
      <w:r>
        <w:t xml:space="preserve">O sistema deve permitir a visualização dos produtos para </w:t>
      </w:r>
      <w:r w:rsidR="00CA2DAE">
        <w:t>compra</w:t>
      </w:r>
      <w:r w:rsidR="0001105F">
        <w:t xml:space="preserve"> </w:t>
      </w:r>
      <w:r>
        <w:t>no site.</w:t>
      </w:r>
    </w:p>
    <w:p w14:paraId="1402588C" w14:textId="77777777" w:rsidR="00531ADF" w:rsidRDefault="001568F0" w:rsidP="00531ADF">
      <w:pPr>
        <w:pStyle w:val="PargrafodaLista"/>
        <w:numPr>
          <w:ilvl w:val="2"/>
          <w:numId w:val="6"/>
        </w:numPr>
      </w:pPr>
      <w:r>
        <w:t>O sistema deve permitir para a visualização d</w:t>
      </w:r>
      <w:r w:rsidR="00264A15">
        <w:t>a</w:t>
      </w:r>
      <w:r>
        <w:t>s seguintes informações referentes aos produtos disponíveis no site: Nome do produto, preço de venda do produto, tamanhos disponíveis, modelos disponíveis, descrição do produto e o sexo (masculino ou feminino).</w:t>
      </w:r>
    </w:p>
    <w:p w14:paraId="1402588D" w14:textId="77777777" w:rsidR="001568F0" w:rsidRDefault="001568F0" w:rsidP="00531ADF">
      <w:pPr>
        <w:pStyle w:val="PargrafodaLista"/>
        <w:numPr>
          <w:ilvl w:val="2"/>
          <w:numId w:val="6"/>
        </w:numPr>
      </w:pPr>
      <w:r>
        <w:lastRenderedPageBreak/>
        <w:t xml:space="preserve">O sistema deve permitir </w:t>
      </w:r>
      <w:r w:rsidR="005C388D">
        <w:t xml:space="preserve">a partir de uma consulta, </w:t>
      </w:r>
      <w:r>
        <w:t>a seleção do</w:t>
      </w:r>
      <w:r w:rsidR="005C388D">
        <w:t>(s)</w:t>
      </w:r>
      <w:r>
        <w:t xml:space="preserve"> produto</w:t>
      </w:r>
      <w:r w:rsidR="005C388D">
        <w:t>(s)</w:t>
      </w:r>
      <w:r>
        <w:t xml:space="preserve"> </w:t>
      </w:r>
      <w:r w:rsidR="005C388D">
        <w:t>que serão vendidos</w:t>
      </w:r>
      <w:r>
        <w:t>.</w:t>
      </w:r>
    </w:p>
    <w:p w14:paraId="1402588E" w14:textId="77777777" w:rsidR="001568F0" w:rsidRDefault="001568F0" w:rsidP="00EE6DD6">
      <w:pPr>
        <w:ind w:left="708" w:firstLine="0"/>
      </w:pPr>
    </w:p>
    <w:p w14:paraId="1402588F" w14:textId="548BDDA1" w:rsidR="001568F0" w:rsidRPr="00A62A6F" w:rsidRDefault="001568F0" w:rsidP="00A62A6F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71" w:name="_Toc522018446"/>
      <w:r w:rsidRPr="00A62A6F">
        <w:rPr>
          <w:b/>
        </w:rPr>
        <w:t>RF05 – Cadastrar clientes</w:t>
      </w:r>
      <w:bookmarkEnd w:id="171"/>
    </w:p>
    <w:p w14:paraId="14025890" w14:textId="77777777" w:rsidR="001568F0" w:rsidRDefault="001568F0" w:rsidP="00EE6DD6">
      <w:pPr>
        <w:ind w:firstLine="708"/>
        <w:rPr>
          <w:rFonts w:cs="Arial"/>
          <w:szCs w:val="24"/>
        </w:rPr>
      </w:pPr>
    </w:p>
    <w:p w14:paraId="14025891" w14:textId="77777777" w:rsidR="009100CB" w:rsidRDefault="001568F0" w:rsidP="00050CAE">
      <w:pPr>
        <w:pStyle w:val="PargrafodaLista"/>
        <w:numPr>
          <w:ilvl w:val="1"/>
          <w:numId w:val="5"/>
        </w:numPr>
        <w:rPr>
          <w:rFonts w:cs="Arial"/>
          <w:szCs w:val="24"/>
        </w:rPr>
      </w:pPr>
      <w:r w:rsidRPr="009E0726">
        <w:rPr>
          <w:rFonts w:cs="Arial"/>
          <w:szCs w:val="24"/>
        </w:rPr>
        <w:t>O sistema deve permitir a inclusão, exclusão, alteração e consulta de clientes.</w:t>
      </w:r>
    </w:p>
    <w:p w14:paraId="14025892" w14:textId="1C5FC491" w:rsidR="009945DB" w:rsidRPr="009100CB" w:rsidRDefault="001568F0" w:rsidP="00050CAE">
      <w:pPr>
        <w:pStyle w:val="PargrafodaLista"/>
        <w:numPr>
          <w:ilvl w:val="1"/>
          <w:numId w:val="5"/>
        </w:numPr>
        <w:rPr>
          <w:rFonts w:cs="Arial"/>
          <w:szCs w:val="24"/>
        </w:rPr>
      </w:pPr>
      <w:r w:rsidRPr="009100CB">
        <w:rPr>
          <w:rFonts w:cs="Arial"/>
          <w:szCs w:val="24"/>
        </w:rPr>
        <w:t xml:space="preserve">O sistema deverá </w:t>
      </w:r>
      <w:r w:rsidR="00263BFD" w:rsidRPr="009100CB">
        <w:rPr>
          <w:rFonts w:cs="Arial"/>
          <w:szCs w:val="24"/>
        </w:rPr>
        <w:t>permitir</w:t>
      </w:r>
      <w:r w:rsidRPr="009100CB">
        <w:rPr>
          <w:rFonts w:cs="Arial"/>
          <w:szCs w:val="24"/>
        </w:rPr>
        <w:t xml:space="preserve"> incluir os seguintes dados dos clientes para cadastro no sistema: *nome completo, *</w:t>
      </w:r>
      <w:r w:rsidR="00392607">
        <w:rPr>
          <w:rFonts w:cs="Arial"/>
          <w:szCs w:val="24"/>
        </w:rPr>
        <w:t>rua</w:t>
      </w:r>
      <w:r w:rsidRPr="009100CB">
        <w:rPr>
          <w:rFonts w:cs="Arial"/>
          <w:szCs w:val="24"/>
        </w:rPr>
        <w:t>,</w:t>
      </w:r>
      <w:r w:rsidR="00392607">
        <w:rPr>
          <w:rFonts w:cs="Arial"/>
          <w:szCs w:val="24"/>
        </w:rPr>
        <w:t xml:space="preserve"> </w:t>
      </w:r>
      <w:r w:rsidR="002A5635">
        <w:rPr>
          <w:rFonts w:cs="Arial"/>
          <w:szCs w:val="24"/>
        </w:rPr>
        <w:t xml:space="preserve">*número, *bairro, </w:t>
      </w:r>
      <w:r w:rsidR="00F945BE">
        <w:rPr>
          <w:rFonts w:cs="Arial"/>
          <w:szCs w:val="24"/>
        </w:rPr>
        <w:t>*</w:t>
      </w:r>
      <w:bookmarkStart w:id="172" w:name="_GoBack"/>
      <w:bookmarkEnd w:id="172"/>
      <w:r w:rsidR="002A5635">
        <w:rPr>
          <w:rFonts w:cs="Arial"/>
          <w:szCs w:val="24"/>
        </w:rPr>
        <w:t>cidade</w:t>
      </w:r>
      <w:r w:rsidR="00F945BE">
        <w:rPr>
          <w:rFonts w:cs="Arial"/>
          <w:szCs w:val="24"/>
        </w:rPr>
        <w:t>, cep</w:t>
      </w:r>
      <w:r w:rsidR="002A5635">
        <w:rPr>
          <w:rFonts w:cs="Arial"/>
          <w:szCs w:val="24"/>
        </w:rPr>
        <w:t xml:space="preserve"> </w:t>
      </w:r>
      <w:r w:rsidRPr="009100CB">
        <w:rPr>
          <w:rFonts w:cs="Arial"/>
          <w:szCs w:val="24"/>
        </w:rPr>
        <w:t xml:space="preserve"> *telefone celular</w:t>
      </w:r>
      <w:r w:rsidR="009F4C82" w:rsidRPr="009100CB">
        <w:rPr>
          <w:rFonts w:cs="Arial"/>
          <w:szCs w:val="24"/>
        </w:rPr>
        <w:t xml:space="preserve"> </w:t>
      </w:r>
      <w:r w:rsidR="00CA2DAE" w:rsidRPr="009100CB">
        <w:rPr>
          <w:rFonts w:cs="Arial"/>
          <w:szCs w:val="24"/>
        </w:rPr>
        <w:t>e f</w:t>
      </w:r>
      <w:r w:rsidRPr="009100CB">
        <w:rPr>
          <w:rFonts w:cs="Arial"/>
          <w:szCs w:val="24"/>
        </w:rPr>
        <w:t>ixo, *</w:t>
      </w:r>
      <w:r w:rsidR="00CA2DAE" w:rsidRPr="009100CB">
        <w:rPr>
          <w:rFonts w:cs="Arial"/>
          <w:szCs w:val="24"/>
        </w:rPr>
        <w:t>CPF</w:t>
      </w:r>
      <w:r w:rsidRPr="009100CB">
        <w:rPr>
          <w:rFonts w:cs="Arial"/>
          <w:szCs w:val="24"/>
        </w:rPr>
        <w:t>, *</w:t>
      </w:r>
      <w:r w:rsidR="00CA2DAE" w:rsidRPr="009100CB">
        <w:rPr>
          <w:rFonts w:cs="Arial"/>
          <w:szCs w:val="24"/>
        </w:rPr>
        <w:t>RG</w:t>
      </w:r>
      <w:r w:rsidR="00E72B70" w:rsidRPr="009100CB">
        <w:rPr>
          <w:rFonts w:cs="Arial"/>
          <w:szCs w:val="24"/>
        </w:rPr>
        <w:t>,</w:t>
      </w:r>
      <w:r w:rsidRPr="009100CB">
        <w:rPr>
          <w:rFonts w:cs="Arial"/>
          <w:szCs w:val="24"/>
        </w:rPr>
        <w:t xml:space="preserve"> *e-mail</w:t>
      </w:r>
      <w:r w:rsidR="00E72B70" w:rsidRPr="009100CB">
        <w:rPr>
          <w:rFonts w:cs="Arial"/>
          <w:szCs w:val="24"/>
        </w:rPr>
        <w:t xml:space="preserve"> e </w:t>
      </w:r>
      <w:r w:rsidR="00CA2DAE" w:rsidRPr="009100CB">
        <w:rPr>
          <w:rFonts w:cs="Arial"/>
          <w:szCs w:val="24"/>
        </w:rPr>
        <w:t>*</w:t>
      </w:r>
      <w:r w:rsidR="00E72B70" w:rsidRPr="009100CB">
        <w:rPr>
          <w:rFonts w:cs="Arial"/>
          <w:szCs w:val="24"/>
        </w:rPr>
        <w:t>senha</w:t>
      </w:r>
      <w:r w:rsidRPr="009100CB">
        <w:rPr>
          <w:rFonts w:cs="Arial"/>
          <w:szCs w:val="24"/>
        </w:rPr>
        <w:t>.</w:t>
      </w:r>
      <w:r w:rsidR="009945DB" w:rsidRPr="009100CB">
        <w:rPr>
          <w:rFonts w:cs="Arial"/>
          <w:szCs w:val="24"/>
        </w:rPr>
        <w:t xml:space="preserve"> </w:t>
      </w:r>
    </w:p>
    <w:p w14:paraId="14025893" w14:textId="77777777" w:rsidR="001568F0" w:rsidRPr="009945DB" w:rsidRDefault="001568F0" w:rsidP="00050CAE">
      <w:pPr>
        <w:pStyle w:val="PargrafodaLista"/>
        <w:numPr>
          <w:ilvl w:val="2"/>
          <w:numId w:val="5"/>
        </w:numPr>
        <w:rPr>
          <w:rFonts w:cs="Arial"/>
          <w:szCs w:val="24"/>
        </w:rPr>
      </w:pPr>
      <w:r w:rsidRPr="009945DB">
        <w:rPr>
          <w:rFonts w:cs="Arial"/>
          <w:szCs w:val="24"/>
        </w:rPr>
        <w:t xml:space="preserve">O sistema deverá solicitar como informação do endereço os seguintes dados: </w:t>
      </w:r>
      <w:r w:rsidR="003F71AD" w:rsidRPr="009945DB">
        <w:rPr>
          <w:rFonts w:cs="Arial"/>
          <w:szCs w:val="24"/>
        </w:rPr>
        <w:t>*</w:t>
      </w:r>
      <w:r w:rsidRPr="009945DB">
        <w:rPr>
          <w:rFonts w:cs="Arial"/>
          <w:szCs w:val="24"/>
        </w:rPr>
        <w:t xml:space="preserve">Rua, </w:t>
      </w:r>
      <w:r w:rsidR="003F71AD" w:rsidRPr="009945DB">
        <w:rPr>
          <w:rFonts w:cs="Arial"/>
          <w:szCs w:val="24"/>
        </w:rPr>
        <w:t>*</w:t>
      </w:r>
      <w:r w:rsidRPr="009945DB">
        <w:rPr>
          <w:rFonts w:cs="Arial"/>
          <w:szCs w:val="24"/>
        </w:rPr>
        <w:t xml:space="preserve">Bairro, n° da casa, </w:t>
      </w:r>
      <w:r w:rsidR="003F71AD" w:rsidRPr="009945DB">
        <w:rPr>
          <w:rFonts w:cs="Arial"/>
          <w:szCs w:val="24"/>
        </w:rPr>
        <w:t>*</w:t>
      </w:r>
      <w:r w:rsidRPr="009945DB">
        <w:rPr>
          <w:rFonts w:cs="Arial"/>
          <w:szCs w:val="24"/>
        </w:rPr>
        <w:t xml:space="preserve">Cidade, </w:t>
      </w:r>
      <w:r w:rsidR="003F71AD" w:rsidRPr="009945DB">
        <w:rPr>
          <w:rFonts w:cs="Arial"/>
          <w:szCs w:val="24"/>
        </w:rPr>
        <w:t>*</w:t>
      </w:r>
      <w:r w:rsidRPr="009945DB">
        <w:rPr>
          <w:rFonts w:cs="Arial"/>
          <w:szCs w:val="24"/>
        </w:rPr>
        <w:t>CEP e complemento.</w:t>
      </w:r>
    </w:p>
    <w:p w14:paraId="14025895" w14:textId="77777777" w:rsidR="001568F0" w:rsidRPr="009E0726" w:rsidRDefault="001568F0" w:rsidP="00050CAE">
      <w:pPr>
        <w:pStyle w:val="PargrafodaLista"/>
        <w:numPr>
          <w:ilvl w:val="2"/>
          <w:numId w:val="5"/>
        </w:numPr>
        <w:rPr>
          <w:rFonts w:cs="Arial"/>
          <w:szCs w:val="24"/>
        </w:rPr>
      </w:pPr>
      <w:r w:rsidRPr="009E0726">
        <w:rPr>
          <w:rFonts w:cs="Arial"/>
          <w:szCs w:val="24"/>
        </w:rPr>
        <w:t>O sistema deverá solicitar ao cliente que digite duas vezes seu e-mail para a confirmação do mesmo</w:t>
      </w:r>
    </w:p>
    <w:p w14:paraId="14025896" w14:textId="77777777" w:rsidR="00E72B70" w:rsidRPr="009E0726" w:rsidRDefault="00E72B70" w:rsidP="00050CAE">
      <w:pPr>
        <w:pStyle w:val="PargrafodaLista"/>
        <w:numPr>
          <w:ilvl w:val="3"/>
          <w:numId w:val="5"/>
        </w:numPr>
        <w:rPr>
          <w:rFonts w:cs="Arial"/>
          <w:szCs w:val="24"/>
        </w:rPr>
      </w:pPr>
      <w:r w:rsidRPr="009E0726">
        <w:rPr>
          <w:rFonts w:cs="Arial"/>
          <w:szCs w:val="24"/>
        </w:rPr>
        <w:t>O e-mail do cliente será utilizado para o login no site</w:t>
      </w:r>
      <w:r w:rsidR="00CA2DAE">
        <w:rPr>
          <w:rFonts w:cs="Arial"/>
          <w:szCs w:val="24"/>
        </w:rPr>
        <w:t>, sendo assim, o sistema não deve aceitar mais de um e-mail igual.</w:t>
      </w:r>
    </w:p>
    <w:p w14:paraId="14025897" w14:textId="77777777" w:rsidR="00E72B70" w:rsidRPr="009E0726" w:rsidRDefault="00E72B70" w:rsidP="00050CAE">
      <w:pPr>
        <w:pStyle w:val="PargrafodaLista"/>
        <w:numPr>
          <w:ilvl w:val="2"/>
          <w:numId w:val="5"/>
        </w:numPr>
        <w:rPr>
          <w:rFonts w:cs="Arial"/>
          <w:szCs w:val="24"/>
        </w:rPr>
      </w:pPr>
      <w:r w:rsidRPr="009E0726">
        <w:rPr>
          <w:rFonts w:cs="Arial"/>
          <w:szCs w:val="24"/>
        </w:rPr>
        <w:t xml:space="preserve">O sistema deverá solicitar ao cliente que digite sua senha duas vezes para a confirmação. A senha deverá possuir no mínimo 8 caracteres e no máximo 16. </w:t>
      </w:r>
    </w:p>
    <w:p w14:paraId="14025898" w14:textId="77777777" w:rsidR="00E72B70" w:rsidRPr="009E0726" w:rsidRDefault="00E72B70" w:rsidP="00050CAE">
      <w:pPr>
        <w:pStyle w:val="PargrafodaLista"/>
        <w:numPr>
          <w:ilvl w:val="3"/>
          <w:numId w:val="5"/>
        </w:numPr>
        <w:rPr>
          <w:rFonts w:cs="Arial"/>
          <w:szCs w:val="24"/>
        </w:rPr>
      </w:pPr>
      <w:r w:rsidRPr="009E0726">
        <w:rPr>
          <w:rFonts w:cs="Arial"/>
          <w:szCs w:val="24"/>
        </w:rPr>
        <w:t xml:space="preserve">A senha deverá contar pelo menos 1 </w:t>
      </w:r>
      <w:r w:rsidR="00CA2DAE">
        <w:rPr>
          <w:rFonts w:cs="Arial"/>
          <w:szCs w:val="24"/>
        </w:rPr>
        <w:t xml:space="preserve">letra </w:t>
      </w:r>
      <w:r w:rsidRPr="009E0726">
        <w:rPr>
          <w:rFonts w:cs="Arial"/>
          <w:szCs w:val="24"/>
        </w:rPr>
        <w:t>maiúscul</w:t>
      </w:r>
      <w:r w:rsidR="00CA2DAE">
        <w:rPr>
          <w:rFonts w:cs="Arial"/>
          <w:szCs w:val="24"/>
        </w:rPr>
        <w:t>a</w:t>
      </w:r>
      <w:r w:rsidRPr="009E0726">
        <w:rPr>
          <w:rFonts w:cs="Arial"/>
          <w:szCs w:val="24"/>
        </w:rPr>
        <w:t xml:space="preserve"> e 1 caracter</w:t>
      </w:r>
      <w:r w:rsidRPr="009E0726">
        <w:rPr>
          <w:szCs w:val="24"/>
        </w:rPr>
        <w:t>e especial.</w:t>
      </w:r>
      <w:r w:rsidRPr="009E0726">
        <w:rPr>
          <w:rFonts w:cs="Arial"/>
          <w:szCs w:val="24"/>
        </w:rPr>
        <w:t xml:space="preserve"> </w:t>
      </w:r>
    </w:p>
    <w:p w14:paraId="14025899" w14:textId="77777777" w:rsidR="00E72B70" w:rsidRPr="009E0726" w:rsidRDefault="00E72B70" w:rsidP="00050CAE">
      <w:pPr>
        <w:pStyle w:val="PargrafodaLista"/>
        <w:numPr>
          <w:ilvl w:val="2"/>
          <w:numId w:val="5"/>
        </w:numPr>
        <w:rPr>
          <w:rFonts w:cs="Arial"/>
          <w:szCs w:val="24"/>
        </w:rPr>
      </w:pPr>
      <w:r w:rsidRPr="009E0726">
        <w:rPr>
          <w:rFonts w:cs="Arial"/>
          <w:szCs w:val="24"/>
        </w:rPr>
        <w:t>Após a inclusão um e-mail de confirmação deve ser enviado para o cliente.</w:t>
      </w:r>
    </w:p>
    <w:p w14:paraId="1402589A" w14:textId="77777777" w:rsidR="001568F0" w:rsidRDefault="001568F0" w:rsidP="00050CAE">
      <w:pPr>
        <w:pStyle w:val="PargrafodaLista"/>
        <w:numPr>
          <w:ilvl w:val="1"/>
          <w:numId w:val="5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  O sistema deve permitir a exclusão de clientes</w:t>
      </w:r>
      <w:r w:rsidR="00E72B70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</w:t>
      </w:r>
      <w:r w:rsidR="00E72B70">
        <w:rPr>
          <w:rFonts w:cs="Arial"/>
          <w:szCs w:val="24"/>
        </w:rPr>
        <w:t>por usuários</w:t>
      </w:r>
      <w:r w:rsidR="00CF063A">
        <w:rPr>
          <w:rFonts w:cs="Arial"/>
          <w:szCs w:val="24"/>
        </w:rPr>
        <w:t xml:space="preserve"> </w:t>
      </w:r>
      <w:r w:rsidR="00CA2DAE">
        <w:rPr>
          <w:rFonts w:cs="Arial"/>
          <w:szCs w:val="24"/>
        </w:rPr>
        <w:t xml:space="preserve">do tipo </w:t>
      </w:r>
      <w:r w:rsidR="00CF063A">
        <w:rPr>
          <w:rFonts w:cs="Arial"/>
          <w:szCs w:val="24"/>
        </w:rPr>
        <w:t>funcionários</w:t>
      </w:r>
      <w:r w:rsidR="00CA2DAE">
        <w:rPr>
          <w:rFonts w:cs="Arial"/>
          <w:szCs w:val="24"/>
        </w:rPr>
        <w:t>. A exclusão só deve ser permitida caso não haja nenhuma venda relacionada a este cliente.</w:t>
      </w:r>
    </w:p>
    <w:p w14:paraId="1402589B" w14:textId="77777777" w:rsidR="001568F0" w:rsidRDefault="001568F0" w:rsidP="00050CAE">
      <w:pPr>
        <w:pStyle w:val="PargrafodaLista"/>
        <w:numPr>
          <w:ilvl w:val="1"/>
          <w:numId w:val="5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  O sistema deve permitir a alteração de informações do cliente. Os dados que poderão ser modificados pelo cliente são: nome, endereço, telefone celular, telefone fixo e e-mail.</w:t>
      </w:r>
    </w:p>
    <w:p w14:paraId="1402589C" w14:textId="77777777" w:rsidR="001568F0" w:rsidRDefault="001568F0" w:rsidP="00050CAE">
      <w:pPr>
        <w:pStyle w:val="PargrafodaLista"/>
        <w:numPr>
          <w:ilvl w:val="1"/>
          <w:numId w:val="5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  O sistema deve permitir a realização de consulta</w:t>
      </w:r>
      <w:r w:rsidR="00E72B70">
        <w:rPr>
          <w:rFonts w:cs="Arial"/>
          <w:szCs w:val="24"/>
        </w:rPr>
        <w:t>, apenas para usuários</w:t>
      </w:r>
      <w:r w:rsidR="00CF063A">
        <w:rPr>
          <w:rFonts w:cs="Arial"/>
          <w:szCs w:val="24"/>
        </w:rPr>
        <w:t xml:space="preserve"> funcionários</w:t>
      </w:r>
      <w:r w:rsidR="00E72B70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para buscar clientes cadastrados no sistema</w:t>
      </w:r>
    </w:p>
    <w:p w14:paraId="1402589D" w14:textId="77777777" w:rsidR="001568F0" w:rsidRDefault="001568F0" w:rsidP="00050CAE">
      <w:pPr>
        <w:pStyle w:val="PargrafodaLista"/>
        <w:numPr>
          <w:ilvl w:val="2"/>
          <w:numId w:val="5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O sistema deve fornecer os seguintes modos de busca: Nome, CPF, RG, Cidade ou e-mail. Caso seja necessário uma busca também poderá ser feita utilizando todos os modos.</w:t>
      </w:r>
    </w:p>
    <w:p w14:paraId="1402589E" w14:textId="77777777" w:rsidR="001568F0" w:rsidRDefault="001568F0" w:rsidP="00EE6DD6">
      <w:pPr>
        <w:ind w:firstLine="0"/>
      </w:pPr>
    </w:p>
    <w:p w14:paraId="1402589F" w14:textId="77777777" w:rsidR="001568F0" w:rsidRPr="002016C6" w:rsidRDefault="001568F0" w:rsidP="002016C6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73" w:name="_Toc522018447"/>
      <w:r w:rsidRPr="002016C6">
        <w:rPr>
          <w:b/>
        </w:rPr>
        <w:t xml:space="preserve">RF06 – Cadastrar </w:t>
      </w:r>
      <w:r w:rsidR="00902A77" w:rsidRPr="002016C6">
        <w:rPr>
          <w:b/>
        </w:rPr>
        <w:t>Estampa</w:t>
      </w:r>
      <w:bookmarkEnd w:id="173"/>
    </w:p>
    <w:p w14:paraId="140258A0" w14:textId="77777777" w:rsidR="001568F0" w:rsidRDefault="001568F0" w:rsidP="00EE6DD6">
      <w:pPr>
        <w:ind w:firstLine="0"/>
        <w:rPr>
          <w:rFonts w:cs="Arial"/>
          <w:bCs/>
          <w:szCs w:val="24"/>
        </w:rPr>
      </w:pPr>
    </w:p>
    <w:p w14:paraId="140258A1" w14:textId="77777777" w:rsidR="001568F0" w:rsidRDefault="001568F0" w:rsidP="00050CAE">
      <w:pPr>
        <w:pStyle w:val="PargrafodaLista"/>
        <w:numPr>
          <w:ilvl w:val="1"/>
          <w:numId w:val="1"/>
        </w:numPr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  O sistema deve </w:t>
      </w:r>
      <w:r w:rsidR="00BB0FAD">
        <w:rPr>
          <w:rFonts w:cs="Arial"/>
          <w:bCs/>
          <w:szCs w:val="24"/>
        </w:rPr>
        <w:t xml:space="preserve">permitir ao usuário funcionário </w:t>
      </w:r>
      <w:r>
        <w:rPr>
          <w:rFonts w:cs="Arial"/>
          <w:bCs/>
          <w:szCs w:val="24"/>
        </w:rPr>
        <w:t xml:space="preserve">incluir, excluir, alterar e consultar </w:t>
      </w:r>
      <w:r w:rsidR="00113C3B">
        <w:rPr>
          <w:rFonts w:cs="Arial"/>
          <w:bCs/>
          <w:szCs w:val="24"/>
        </w:rPr>
        <w:t>estampas</w:t>
      </w:r>
      <w:r>
        <w:rPr>
          <w:rFonts w:cs="Arial"/>
          <w:bCs/>
          <w:szCs w:val="24"/>
        </w:rPr>
        <w:t xml:space="preserve"> </w:t>
      </w:r>
      <w:r w:rsidR="00502F62">
        <w:rPr>
          <w:rFonts w:cs="Arial"/>
          <w:bCs/>
          <w:szCs w:val="24"/>
        </w:rPr>
        <w:t>a serem utilizadas na montagem de uma camiseta</w:t>
      </w:r>
      <w:r>
        <w:rPr>
          <w:rFonts w:cs="Arial"/>
          <w:bCs/>
          <w:szCs w:val="24"/>
        </w:rPr>
        <w:t>.</w:t>
      </w:r>
    </w:p>
    <w:p w14:paraId="140258A2" w14:textId="77777777" w:rsidR="001568F0" w:rsidRDefault="001568F0" w:rsidP="00050CAE">
      <w:pPr>
        <w:pStyle w:val="PargrafodaLista"/>
        <w:numPr>
          <w:ilvl w:val="1"/>
          <w:numId w:val="1"/>
        </w:numPr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  O sistema deve </w:t>
      </w:r>
      <w:r w:rsidR="00BB0FAD">
        <w:rPr>
          <w:rFonts w:cs="Arial"/>
          <w:bCs/>
          <w:szCs w:val="24"/>
        </w:rPr>
        <w:t xml:space="preserve">permitir </w:t>
      </w:r>
      <w:r>
        <w:rPr>
          <w:rFonts w:cs="Arial"/>
          <w:bCs/>
          <w:szCs w:val="24"/>
        </w:rPr>
        <w:t>receber os seguintes dados para o cadastro d</w:t>
      </w:r>
      <w:r w:rsidR="00A4117A">
        <w:rPr>
          <w:rFonts w:cs="Arial"/>
          <w:bCs/>
          <w:szCs w:val="24"/>
        </w:rPr>
        <w:t>a estampa</w:t>
      </w:r>
      <w:r>
        <w:rPr>
          <w:rFonts w:cs="Arial"/>
          <w:bCs/>
          <w:szCs w:val="24"/>
        </w:rPr>
        <w:t xml:space="preserve">: *Nome da </w:t>
      </w:r>
      <w:r w:rsidR="004B5208">
        <w:rPr>
          <w:rFonts w:cs="Arial"/>
          <w:bCs/>
          <w:szCs w:val="24"/>
        </w:rPr>
        <w:t>estampa</w:t>
      </w:r>
      <w:r>
        <w:rPr>
          <w:rFonts w:cs="Arial"/>
          <w:bCs/>
          <w:szCs w:val="24"/>
        </w:rPr>
        <w:t xml:space="preserve"> e a *</w:t>
      </w:r>
      <w:r w:rsidR="00C03FBB">
        <w:rPr>
          <w:rFonts w:cs="Arial"/>
          <w:bCs/>
          <w:szCs w:val="24"/>
        </w:rPr>
        <w:t>estampa</w:t>
      </w:r>
      <w:r>
        <w:rPr>
          <w:rFonts w:cs="Arial"/>
          <w:bCs/>
          <w:szCs w:val="24"/>
        </w:rPr>
        <w:t xml:space="preserve"> a ser cadastrada.</w:t>
      </w:r>
    </w:p>
    <w:p w14:paraId="140258A3" w14:textId="77777777" w:rsidR="001568F0" w:rsidRDefault="001568F0" w:rsidP="00050CAE">
      <w:pPr>
        <w:pStyle w:val="PargrafodaLista"/>
        <w:numPr>
          <w:ilvl w:val="2"/>
          <w:numId w:val="1"/>
        </w:numPr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O sistema deve </w:t>
      </w:r>
      <w:r w:rsidR="00BB0FAD">
        <w:rPr>
          <w:rFonts w:cs="Arial"/>
          <w:bCs/>
          <w:szCs w:val="24"/>
        </w:rPr>
        <w:t xml:space="preserve">permitir </w:t>
      </w:r>
      <w:r>
        <w:rPr>
          <w:rFonts w:cs="Arial"/>
          <w:bCs/>
          <w:szCs w:val="24"/>
        </w:rPr>
        <w:t>receber apenas os seguintes formatos para o cadastro d</w:t>
      </w:r>
      <w:r w:rsidR="00E3527F">
        <w:rPr>
          <w:rFonts w:cs="Arial"/>
          <w:bCs/>
          <w:szCs w:val="24"/>
        </w:rPr>
        <w:t>as estampas</w:t>
      </w:r>
      <w:r>
        <w:rPr>
          <w:rFonts w:cs="Arial"/>
          <w:bCs/>
          <w:szCs w:val="24"/>
        </w:rPr>
        <w:t>: SVG, JPEG e PNG</w:t>
      </w:r>
    </w:p>
    <w:p w14:paraId="140258A4" w14:textId="77777777" w:rsidR="001568F0" w:rsidRDefault="001568F0" w:rsidP="00050CAE">
      <w:pPr>
        <w:pStyle w:val="PargrafodaLista"/>
        <w:numPr>
          <w:ilvl w:val="1"/>
          <w:numId w:val="1"/>
        </w:numPr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  O sistema deve</w:t>
      </w:r>
      <w:r w:rsidR="00BB0FAD">
        <w:rPr>
          <w:rFonts w:cs="Arial"/>
          <w:bCs/>
          <w:szCs w:val="24"/>
        </w:rPr>
        <w:t xml:space="preserve"> permitir</w:t>
      </w:r>
      <w:r>
        <w:rPr>
          <w:rFonts w:cs="Arial"/>
          <w:bCs/>
          <w:szCs w:val="24"/>
        </w:rPr>
        <w:t xml:space="preserve"> alterar os dados das </w:t>
      </w:r>
      <w:r w:rsidR="00E3527F">
        <w:rPr>
          <w:rFonts w:cs="Arial"/>
          <w:bCs/>
          <w:szCs w:val="24"/>
        </w:rPr>
        <w:t>estampas</w:t>
      </w:r>
      <w:r>
        <w:rPr>
          <w:rFonts w:cs="Arial"/>
          <w:bCs/>
          <w:szCs w:val="24"/>
        </w:rPr>
        <w:t xml:space="preserve"> do sistema</w:t>
      </w:r>
      <w:r w:rsidR="00CA2DAE">
        <w:rPr>
          <w:rFonts w:cs="Arial"/>
          <w:bCs/>
          <w:szCs w:val="24"/>
        </w:rPr>
        <w:t xml:space="preserve">, nome da </w:t>
      </w:r>
      <w:r w:rsidR="00E3527F">
        <w:rPr>
          <w:rFonts w:cs="Arial"/>
          <w:bCs/>
          <w:szCs w:val="24"/>
        </w:rPr>
        <w:t>estampa</w:t>
      </w:r>
      <w:r w:rsidR="00CA2DAE">
        <w:rPr>
          <w:rFonts w:cs="Arial"/>
          <w:bCs/>
          <w:szCs w:val="24"/>
        </w:rPr>
        <w:t xml:space="preserve"> ou a </w:t>
      </w:r>
      <w:r w:rsidR="00E3527F">
        <w:rPr>
          <w:rFonts w:cs="Arial"/>
          <w:bCs/>
          <w:szCs w:val="24"/>
        </w:rPr>
        <w:t>estampa</w:t>
      </w:r>
      <w:r w:rsidR="00CA2DAE">
        <w:rPr>
          <w:rFonts w:cs="Arial"/>
          <w:bCs/>
          <w:szCs w:val="24"/>
        </w:rPr>
        <w:t xml:space="preserve"> cadastrada.</w:t>
      </w:r>
    </w:p>
    <w:p w14:paraId="140258A5" w14:textId="77777777" w:rsidR="001568F0" w:rsidRPr="00BB0FAD" w:rsidRDefault="001568F0" w:rsidP="00050CAE">
      <w:pPr>
        <w:pStyle w:val="PargrafodaLista"/>
        <w:numPr>
          <w:ilvl w:val="1"/>
          <w:numId w:val="1"/>
        </w:numPr>
      </w:pPr>
      <w:r w:rsidRPr="006139C2">
        <w:rPr>
          <w:rFonts w:cs="Arial"/>
          <w:bCs/>
          <w:szCs w:val="24"/>
        </w:rPr>
        <w:t xml:space="preserve"> </w:t>
      </w:r>
      <w:r>
        <w:rPr>
          <w:rFonts w:cs="Arial"/>
          <w:bCs/>
          <w:szCs w:val="24"/>
        </w:rPr>
        <w:t xml:space="preserve">O </w:t>
      </w:r>
      <w:r w:rsidRPr="006139C2">
        <w:rPr>
          <w:rFonts w:cs="Arial"/>
          <w:bCs/>
          <w:szCs w:val="24"/>
        </w:rPr>
        <w:t xml:space="preserve">sistema deve </w:t>
      </w:r>
      <w:r w:rsidR="00BB0FAD">
        <w:rPr>
          <w:rFonts w:cs="Arial"/>
          <w:bCs/>
          <w:szCs w:val="24"/>
        </w:rPr>
        <w:t xml:space="preserve">permitir </w:t>
      </w:r>
      <w:r w:rsidRPr="006139C2">
        <w:rPr>
          <w:rFonts w:cs="Arial"/>
          <w:bCs/>
          <w:szCs w:val="24"/>
        </w:rPr>
        <w:t xml:space="preserve">consultar as </w:t>
      </w:r>
      <w:r w:rsidR="003279FF">
        <w:rPr>
          <w:rFonts w:cs="Arial"/>
          <w:bCs/>
          <w:szCs w:val="24"/>
        </w:rPr>
        <w:t>estampas</w:t>
      </w:r>
      <w:r w:rsidRPr="006139C2">
        <w:rPr>
          <w:rFonts w:cs="Arial"/>
          <w:bCs/>
          <w:szCs w:val="24"/>
        </w:rPr>
        <w:t xml:space="preserve"> já cadastradas </w:t>
      </w:r>
      <w:r w:rsidR="00BB0FAD">
        <w:rPr>
          <w:rFonts w:cs="Arial"/>
          <w:bCs/>
          <w:szCs w:val="24"/>
        </w:rPr>
        <w:t>pelo nome</w:t>
      </w:r>
      <w:r w:rsidRPr="006139C2">
        <w:rPr>
          <w:rFonts w:cs="Arial"/>
          <w:bCs/>
          <w:szCs w:val="24"/>
        </w:rPr>
        <w:t>.</w:t>
      </w:r>
    </w:p>
    <w:p w14:paraId="140258A6" w14:textId="77777777" w:rsidR="00BB0FAD" w:rsidRDefault="00BB0FAD" w:rsidP="00050CAE">
      <w:pPr>
        <w:pStyle w:val="PargrafodaLista"/>
        <w:numPr>
          <w:ilvl w:val="1"/>
          <w:numId w:val="1"/>
        </w:numPr>
      </w:pPr>
      <w:r>
        <w:t xml:space="preserve">O sistema deve permitir a exclusão de </w:t>
      </w:r>
      <w:r w:rsidR="003279FF">
        <w:t>estampas</w:t>
      </w:r>
      <w:r>
        <w:t xml:space="preserve"> caso seja necessário.</w:t>
      </w:r>
    </w:p>
    <w:p w14:paraId="140258A7" w14:textId="77777777" w:rsidR="00496F88" w:rsidRDefault="00496F88" w:rsidP="00496F88">
      <w:pPr>
        <w:ind w:firstLine="0"/>
      </w:pPr>
    </w:p>
    <w:p w14:paraId="140258A8" w14:textId="77777777" w:rsidR="00496F88" w:rsidRDefault="00496F88" w:rsidP="00496F88">
      <w:pPr>
        <w:ind w:firstLine="0"/>
      </w:pPr>
    </w:p>
    <w:p w14:paraId="140258A9" w14:textId="77777777" w:rsidR="00496F88" w:rsidRPr="00383A03" w:rsidRDefault="00496F88" w:rsidP="008420BF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74" w:name="_Toc522018448"/>
      <w:r w:rsidRPr="00383A03">
        <w:rPr>
          <w:b/>
        </w:rPr>
        <w:t>RF07 – Cadastrar Foto Camiseta</w:t>
      </w:r>
      <w:bookmarkEnd w:id="174"/>
    </w:p>
    <w:p w14:paraId="140258AA" w14:textId="77777777" w:rsidR="00496F88" w:rsidRDefault="00496F88" w:rsidP="00496F88">
      <w:pPr>
        <w:ind w:firstLine="0"/>
      </w:pPr>
    </w:p>
    <w:p w14:paraId="140258AB" w14:textId="77777777" w:rsidR="00243F35" w:rsidRPr="00243F35" w:rsidRDefault="00243F35" w:rsidP="00243F35">
      <w:pPr>
        <w:pStyle w:val="PargrafodaLista"/>
        <w:numPr>
          <w:ilvl w:val="0"/>
          <w:numId w:val="45"/>
        </w:numPr>
        <w:rPr>
          <w:vanish/>
        </w:rPr>
      </w:pPr>
    </w:p>
    <w:p w14:paraId="140258AC" w14:textId="77777777" w:rsidR="00243F35" w:rsidRPr="00243F35" w:rsidRDefault="00243F35" w:rsidP="00243F35">
      <w:pPr>
        <w:pStyle w:val="PargrafodaLista"/>
        <w:numPr>
          <w:ilvl w:val="0"/>
          <w:numId w:val="45"/>
        </w:numPr>
        <w:rPr>
          <w:vanish/>
        </w:rPr>
      </w:pPr>
    </w:p>
    <w:p w14:paraId="140258AD" w14:textId="77777777" w:rsidR="00243F35" w:rsidRPr="00243F35" w:rsidRDefault="00243F35" w:rsidP="00243F35">
      <w:pPr>
        <w:pStyle w:val="PargrafodaLista"/>
        <w:numPr>
          <w:ilvl w:val="0"/>
          <w:numId w:val="45"/>
        </w:numPr>
        <w:rPr>
          <w:vanish/>
        </w:rPr>
      </w:pPr>
    </w:p>
    <w:p w14:paraId="140258AE" w14:textId="77777777" w:rsidR="00243F35" w:rsidRPr="00243F35" w:rsidRDefault="00243F35" w:rsidP="00243F35">
      <w:pPr>
        <w:pStyle w:val="PargrafodaLista"/>
        <w:numPr>
          <w:ilvl w:val="0"/>
          <w:numId w:val="45"/>
        </w:numPr>
        <w:rPr>
          <w:vanish/>
        </w:rPr>
      </w:pPr>
    </w:p>
    <w:p w14:paraId="140258AF" w14:textId="77777777" w:rsidR="00243F35" w:rsidRPr="00243F35" w:rsidRDefault="00243F35" w:rsidP="00243F35">
      <w:pPr>
        <w:pStyle w:val="PargrafodaLista"/>
        <w:numPr>
          <w:ilvl w:val="0"/>
          <w:numId w:val="45"/>
        </w:numPr>
        <w:rPr>
          <w:vanish/>
        </w:rPr>
      </w:pPr>
    </w:p>
    <w:p w14:paraId="140258B0" w14:textId="77777777" w:rsidR="00243F35" w:rsidRPr="00243F35" w:rsidRDefault="00243F35" w:rsidP="00243F35">
      <w:pPr>
        <w:pStyle w:val="PargrafodaLista"/>
        <w:numPr>
          <w:ilvl w:val="0"/>
          <w:numId w:val="45"/>
        </w:numPr>
        <w:rPr>
          <w:vanish/>
        </w:rPr>
      </w:pPr>
    </w:p>
    <w:p w14:paraId="140258B1" w14:textId="77777777" w:rsidR="00243F35" w:rsidRPr="00243F35" w:rsidRDefault="00243F35" w:rsidP="00243F35">
      <w:pPr>
        <w:pStyle w:val="PargrafodaLista"/>
        <w:numPr>
          <w:ilvl w:val="0"/>
          <w:numId w:val="45"/>
        </w:numPr>
        <w:rPr>
          <w:vanish/>
        </w:rPr>
      </w:pPr>
    </w:p>
    <w:p w14:paraId="140258B2" w14:textId="77777777" w:rsidR="00496F88" w:rsidRDefault="00216911" w:rsidP="00243F35">
      <w:pPr>
        <w:pStyle w:val="PargrafodaLista"/>
        <w:numPr>
          <w:ilvl w:val="1"/>
          <w:numId w:val="45"/>
        </w:numPr>
      </w:pPr>
      <w:r>
        <w:t xml:space="preserve">O sistema deve </w:t>
      </w:r>
      <w:r w:rsidR="003B14C1">
        <w:t>permitir o</w:t>
      </w:r>
      <w:r w:rsidR="004F3B0A">
        <w:t xml:space="preserve"> funcionário de </w:t>
      </w:r>
      <w:r w:rsidR="00125505">
        <w:t>incluir, alterar, consultar e excluir</w:t>
      </w:r>
      <w:r w:rsidR="004F3B0A">
        <w:t xml:space="preserve"> </w:t>
      </w:r>
      <w:r w:rsidR="003B14C1">
        <w:t>fotos de camisetas</w:t>
      </w:r>
      <w:r w:rsidR="00031479">
        <w:t xml:space="preserve"> pré-definidas</w:t>
      </w:r>
      <w:r w:rsidR="003B14C1">
        <w:t xml:space="preserve"> com ou sem estampas</w:t>
      </w:r>
    </w:p>
    <w:p w14:paraId="140258B3" w14:textId="77777777" w:rsidR="00496F88" w:rsidRDefault="00496F88" w:rsidP="00496F88">
      <w:pPr>
        <w:ind w:firstLine="0"/>
      </w:pPr>
    </w:p>
    <w:p w14:paraId="140258B6" w14:textId="77777777" w:rsidR="00960FDE" w:rsidRPr="00383A03" w:rsidRDefault="00960FDE" w:rsidP="00383A03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75" w:name="_Toc522018449"/>
      <w:r w:rsidRPr="00383A03">
        <w:rPr>
          <w:b/>
        </w:rPr>
        <w:t>RF0</w:t>
      </w:r>
      <w:r w:rsidR="004131E0" w:rsidRPr="00383A03">
        <w:rPr>
          <w:b/>
        </w:rPr>
        <w:t>8</w:t>
      </w:r>
      <w:r w:rsidRPr="00383A03">
        <w:rPr>
          <w:b/>
        </w:rPr>
        <w:t xml:space="preserve"> – Cadastrar itens de personalização</w:t>
      </w:r>
      <w:bookmarkEnd w:id="175"/>
    </w:p>
    <w:p w14:paraId="140258B7" w14:textId="77777777" w:rsidR="00960FDE" w:rsidRDefault="00960FDE" w:rsidP="00960FDE">
      <w:pPr>
        <w:ind w:firstLine="0"/>
      </w:pPr>
    </w:p>
    <w:p w14:paraId="140258B8" w14:textId="77777777" w:rsidR="00371A76" w:rsidRPr="00371A76" w:rsidRDefault="00371A76" w:rsidP="00371A76">
      <w:pPr>
        <w:pStyle w:val="PargrafodaLista"/>
        <w:numPr>
          <w:ilvl w:val="0"/>
          <w:numId w:val="33"/>
        </w:numPr>
        <w:rPr>
          <w:vanish/>
        </w:rPr>
      </w:pPr>
    </w:p>
    <w:p w14:paraId="140258B9" w14:textId="77777777" w:rsidR="00371A76" w:rsidRPr="00371A76" w:rsidRDefault="00371A76" w:rsidP="00371A76">
      <w:pPr>
        <w:pStyle w:val="PargrafodaLista"/>
        <w:numPr>
          <w:ilvl w:val="0"/>
          <w:numId w:val="33"/>
        </w:numPr>
        <w:rPr>
          <w:vanish/>
        </w:rPr>
      </w:pPr>
    </w:p>
    <w:p w14:paraId="140258BA" w14:textId="77777777" w:rsidR="00371A76" w:rsidRPr="00371A76" w:rsidRDefault="00371A76" w:rsidP="00371A76">
      <w:pPr>
        <w:pStyle w:val="PargrafodaLista"/>
        <w:numPr>
          <w:ilvl w:val="0"/>
          <w:numId w:val="33"/>
        </w:numPr>
        <w:rPr>
          <w:vanish/>
        </w:rPr>
      </w:pPr>
    </w:p>
    <w:p w14:paraId="140258BB" w14:textId="77777777" w:rsidR="00371A76" w:rsidRPr="00371A76" w:rsidRDefault="00371A76" w:rsidP="00371A76">
      <w:pPr>
        <w:pStyle w:val="PargrafodaLista"/>
        <w:numPr>
          <w:ilvl w:val="0"/>
          <w:numId w:val="33"/>
        </w:numPr>
        <w:rPr>
          <w:vanish/>
        </w:rPr>
      </w:pPr>
    </w:p>
    <w:p w14:paraId="140258BC" w14:textId="77777777" w:rsidR="00371A76" w:rsidRPr="00371A76" w:rsidRDefault="00371A76" w:rsidP="00371A76">
      <w:pPr>
        <w:pStyle w:val="PargrafodaLista"/>
        <w:numPr>
          <w:ilvl w:val="0"/>
          <w:numId w:val="33"/>
        </w:numPr>
        <w:rPr>
          <w:vanish/>
        </w:rPr>
      </w:pPr>
    </w:p>
    <w:p w14:paraId="140258BD" w14:textId="77777777" w:rsidR="00371A76" w:rsidRPr="00371A76" w:rsidRDefault="00371A76" w:rsidP="00371A76">
      <w:pPr>
        <w:pStyle w:val="PargrafodaLista"/>
        <w:numPr>
          <w:ilvl w:val="0"/>
          <w:numId w:val="33"/>
        </w:numPr>
        <w:rPr>
          <w:vanish/>
        </w:rPr>
      </w:pPr>
    </w:p>
    <w:p w14:paraId="140258BE" w14:textId="77777777" w:rsidR="00371A76" w:rsidRPr="00371A76" w:rsidRDefault="00371A76" w:rsidP="00371A76">
      <w:pPr>
        <w:pStyle w:val="PargrafodaLista"/>
        <w:numPr>
          <w:ilvl w:val="0"/>
          <w:numId w:val="33"/>
        </w:numPr>
        <w:rPr>
          <w:vanish/>
        </w:rPr>
      </w:pPr>
    </w:p>
    <w:p w14:paraId="140258BF" w14:textId="77777777" w:rsidR="00371A76" w:rsidRPr="00371A76" w:rsidRDefault="00371A76" w:rsidP="00371A76">
      <w:pPr>
        <w:pStyle w:val="PargrafodaLista"/>
        <w:numPr>
          <w:ilvl w:val="0"/>
          <w:numId w:val="33"/>
        </w:numPr>
        <w:rPr>
          <w:vanish/>
        </w:rPr>
      </w:pPr>
    </w:p>
    <w:p w14:paraId="140258C0" w14:textId="77777777" w:rsidR="00DB4665" w:rsidRDefault="00960FDE" w:rsidP="00371A76">
      <w:pPr>
        <w:pStyle w:val="PargrafodaLista"/>
        <w:numPr>
          <w:ilvl w:val="1"/>
          <w:numId w:val="33"/>
        </w:numPr>
      </w:pPr>
      <w:r>
        <w:t>O sistema deve permitir o cadastro de itens de personalização para gerar preços na venda de camisetas personalizadas.</w:t>
      </w:r>
    </w:p>
    <w:p w14:paraId="140258C1" w14:textId="77777777" w:rsidR="000A46BC" w:rsidRDefault="00960FDE" w:rsidP="000A46BC">
      <w:pPr>
        <w:pStyle w:val="PargrafodaLista"/>
        <w:numPr>
          <w:ilvl w:val="1"/>
          <w:numId w:val="33"/>
        </w:numPr>
        <w:ind w:hanging="432"/>
      </w:pPr>
      <w:r>
        <w:t>O sistema deverá permitir a inclusão, alteração, exclusão e consulta dos itens de personalização</w:t>
      </w:r>
      <w:r w:rsidR="008F51AA">
        <w:t>.</w:t>
      </w:r>
    </w:p>
    <w:p w14:paraId="140258C2" w14:textId="77777777" w:rsidR="00D14D31" w:rsidRDefault="00960FDE" w:rsidP="00D14D31">
      <w:pPr>
        <w:pStyle w:val="PargrafodaLista"/>
        <w:numPr>
          <w:ilvl w:val="2"/>
          <w:numId w:val="33"/>
        </w:numPr>
      </w:pPr>
      <w:r>
        <w:t>O sistema deverá permitir a inclusão dos seguintes dados: descrição, preço e tipo</w:t>
      </w:r>
      <w:r w:rsidR="00D14D31">
        <w:t xml:space="preserve"> </w:t>
      </w:r>
    </w:p>
    <w:p w14:paraId="140258C3" w14:textId="2A25C9B1" w:rsidR="00D14D31" w:rsidRDefault="00D14D31" w:rsidP="00D14D31">
      <w:pPr>
        <w:pStyle w:val="PargrafodaLista"/>
        <w:numPr>
          <w:ilvl w:val="2"/>
          <w:numId w:val="33"/>
        </w:numPr>
      </w:pPr>
      <w:r>
        <w:t xml:space="preserve">O sistema deverá permitir a consulta dos itens de personalização por descrição, preço </w:t>
      </w:r>
      <w:r w:rsidR="3C00E184">
        <w:t>e</w:t>
      </w:r>
      <w:r>
        <w:t xml:space="preserve"> tipo.</w:t>
      </w:r>
    </w:p>
    <w:p w14:paraId="140258C4" w14:textId="77777777" w:rsidR="00D14D31" w:rsidRDefault="00D14D31" w:rsidP="00D14D31">
      <w:pPr>
        <w:pStyle w:val="PargrafodaLista"/>
        <w:numPr>
          <w:ilvl w:val="2"/>
          <w:numId w:val="33"/>
        </w:numPr>
      </w:pPr>
      <w:r>
        <w:t>O sistema deverá permitir a alteração dos itens de personalização</w:t>
      </w:r>
    </w:p>
    <w:p w14:paraId="140258C5" w14:textId="77777777" w:rsidR="00D14D31" w:rsidRDefault="00D14D31" w:rsidP="00D14D31">
      <w:pPr>
        <w:pStyle w:val="PargrafodaLista"/>
        <w:numPr>
          <w:ilvl w:val="2"/>
          <w:numId w:val="33"/>
        </w:numPr>
      </w:pPr>
      <w:r>
        <w:lastRenderedPageBreak/>
        <w:t xml:space="preserve">O sistema deverá permitir a exclusão de um item de personalização caso </w:t>
      </w:r>
      <w:proofErr w:type="gramStart"/>
      <w:r>
        <w:t>o mesmo</w:t>
      </w:r>
      <w:proofErr w:type="gramEnd"/>
      <w:r>
        <w:t xml:space="preserve"> não esteja relacionado com nenhum outro requisito</w:t>
      </w:r>
    </w:p>
    <w:p w14:paraId="140258C6" w14:textId="77777777" w:rsidR="00D14D31" w:rsidRDefault="00D14D31" w:rsidP="00D14D31">
      <w:pPr>
        <w:pStyle w:val="PargrafodaLista"/>
        <w:ind w:left="360" w:firstLine="0"/>
      </w:pPr>
    </w:p>
    <w:p w14:paraId="140258C7" w14:textId="77777777" w:rsidR="000A4271" w:rsidRPr="000A4271" w:rsidRDefault="000A4271" w:rsidP="000A4271">
      <w:pPr>
        <w:pStyle w:val="PargrafodaLista"/>
        <w:numPr>
          <w:ilvl w:val="0"/>
          <w:numId w:val="13"/>
        </w:numPr>
        <w:rPr>
          <w:vanish/>
        </w:rPr>
      </w:pPr>
    </w:p>
    <w:p w14:paraId="140258C8" w14:textId="77777777" w:rsidR="000A4271" w:rsidRPr="000A4271" w:rsidRDefault="000A4271" w:rsidP="000A4271">
      <w:pPr>
        <w:pStyle w:val="PargrafodaLista"/>
        <w:numPr>
          <w:ilvl w:val="0"/>
          <w:numId w:val="13"/>
        </w:numPr>
        <w:rPr>
          <w:vanish/>
        </w:rPr>
      </w:pPr>
    </w:p>
    <w:p w14:paraId="140258C9" w14:textId="77777777" w:rsidR="000A4271" w:rsidRPr="000A4271" w:rsidRDefault="000A4271" w:rsidP="000A4271">
      <w:pPr>
        <w:pStyle w:val="PargrafodaLista"/>
        <w:numPr>
          <w:ilvl w:val="0"/>
          <w:numId w:val="13"/>
        </w:numPr>
        <w:rPr>
          <w:vanish/>
        </w:rPr>
      </w:pPr>
    </w:p>
    <w:p w14:paraId="140258CA" w14:textId="77777777" w:rsidR="000A4271" w:rsidRPr="000A4271" w:rsidRDefault="000A4271" w:rsidP="000A4271">
      <w:pPr>
        <w:pStyle w:val="PargrafodaLista"/>
        <w:numPr>
          <w:ilvl w:val="0"/>
          <w:numId w:val="13"/>
        </w:numPr>
        <w:rPr>
          <w:vanish/>
        </w:rPr>
      </w:pPr>
    </w:p>
    <w:p w14:paraId="140258CB" w14:textId="77777777" w:rsidR="000A4271" w:rsidRPr="000A4271" w:rsidRDefault="000A4271" w:rsidP="000A4271">
      <w:pPr>
        <w:pStyle w:val="PargrafodaLista"/>
        <w:numPr>
          <w:ilvl w:val="0"/>
          <w:numId w:val="13"/>
        </w:numPr>
        <w:rPr>
          <w:vanish/>
        </w:rPr>
      </w:pPr>
    </w:p>
    <w:p w14:paraId="140258CC" w14:textId="77777777" w:rsidR="000A4271" w:rsidRPr="000A4271" w:rsidRDefault="000A4271" w:rsidP="000A4271">
      <w:pPr>
        <w:pStyle w:val="PargrafodaLista"/>
        <w:numPr>
          <w:ilvl w:val="0"/>
          <w:numId w:val="13"/>
        </w:numPr>
        <w:rPr>
          <w:vanish/>
        </w:rPr>
      </w:pPr>
    </w:p>
    <w:p w14:paraId="140258CD" w14:textId="77777777" w:rsidR="000A4271" w:rsidRPr="000A4271" w:rsidRDefault="000A4271" w:rsidP="000A4271">
      <w:pPr>
        <w:pStyle w:val="PargrafodaLista"/>
        <w:numPr>
          <w:ilvl w:val="0"/>
          <w:numId w:val="13"/>
        </w:numPr>
        <w:rPr>
          <w:vanish/>
        </w:rPr>
      </w:pPr>
    </w:p>
    <w:p w14:paraId="140258CE" w14:textId="77777777" w:rsidR="000A4271" w:rsidRPr="000A4271" w:rsidRDefault="000A4271" w:rsidP="000A4271">
      <w:pPr>
        <w:pStyle w:val="PargrafodaLista"/>
        <w:numPr>
          <w:ilvl w:val="1"/>
          <w:numId w:val="13"/>
        </w:numPr>
        <w:rPr>
          <w:vanish/>
        </w:rPr>
      </w:pPr>
    </w:p>
    <w:p w14:paraId="140258CF" w14:textId="77777777" w:rsidR="001568F0" w:rsidRPr="000F3ABA" w:rsidRDefault="001568F0" w:rsidP="000F3ABA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76" w:name="_Toc522018450"/>
      <w:r w:rsidRPr="000F3ABA">
        <w:rPr>
          <w:b/>
        </w:rPr>
        <w:t>RF0</w:t>
      </w:r>
      <w:r w:rsidR="004131E0" w:rsidRPr="000F3ABA">
        <w:rPr>
          <w:b/>
        </w:rPr>
        <w:t>9</w:t>
      </w:r>
      <w:r w:rsidRPr="000F3ABA">
        <w:rPr>
          <w:b/>
        </w:rPr>
        <w:t xml:space="preserve"> – Personalizar camiseta</w:t>
      </w:r>
      <w:bookmarkEnd w:id="176"/>
    </w:p>
    <w:p w14:paraId="140258D0" w14:textId="77777777" w:rsidR="005E3ED5" w:rsidRDefault="005E3ED5" w:rsidP="00EE6DD6">
      <w:pPr>
        <w:ind w:firstLine="0"/>
        <w:rPr>
          <w:szCs w:val="24"/>
        </w:rPr>
      </w:pPr>
    </w:p>
    <w:p w14:paraId="140258D1" w14:textId="77777777" w:rsidR="007A736F" w:rsidRPr="007A736F" w:rsidRDefault="007A736F" w:rsidP="007A736F">
      <w:pPr>
        <w:pStyle w:val="PargrafodaLista"/>
        <w:numPr>
          <w:ilvl w:val="0"/>
          <w:numId w:val="34"/>
        </w:numPr>
        <w:rPr>
          <w:vanish/>
          <w:szCs w:val="24"/>
        </w:rPr>
      </w:pPr>
    </w:p>
    <w:p w14:paraId="140258D2" w14:textId="77777777" w:rsidR="007A736F" w:rsidRPr="007A736F" w:rsidRDefault="007A736F" w:rsidP="007A736F">
      <w:pPr>
        <w:pStyle w:val="PargrafodaLista"/>
        <w:numPr>
          <w:ilvl w:val="0"/>
          <w:numId w:val="34"/>
        </w:numPr>
        <w:rPr>
          <w:vanish/>
          <w:szCs w:val="24"/>
        </w:rPr>
      </w:pPr>
    </w:p>
    <w:p w14:paraId="140258D3" w14:textId="77777777" w:rsidR="007A736F" w:rsidRPr="007A736F" w:rsidRDefault="007A736F" w:rsidP="007A736F">
      <w:pPr>
        <w:pStyle w:val="PargrafodaLista"/>
        <w:numPr>
          <w:ilvl w:val="0"/>
          <w:numId w:val="34"/>
        </w:numPr>
        <w:rPr>
          <w:vanish/>
          <w:szCs w:val="24"/>
        </w:rPr>
      </w:pPr>
    </w:p>
    <w:p w14:paraId="140258D4" w14:textId="77777777" w:rsidR="007A736F" w:rsidRPr="007A736F" w:rsidRDefault="007A736F" w:rsidP="007A736F">
      <w:pPr>
        <w:pStyle w:val="PargrafodaLista"/>
        <w:numPr>
          <w:ilvl w:val="0"/>
          <w:numId w:val="34"/>
        </w:numPr>
        <w:rPr>
          <w:vanish/>
          <w:szCs w:val="24"/>
        </w:rPr>
      </w:pPr>
    </w:p>
    <w:p w14:paraId="140258D5" w14:textId="77777777" w:rsidR="007A736F" w:rsidRPr="007A736F" w:rsidRDefault="007A736F" w:rsidP="007A736F">
      <w:pPr>
        <w:pStyle w:val="PargrafodaLista"/>
        <w:numPr>
          <w:ilvl w:val="0"/>
          <w:numId w:val="34"/>
        </w:numPr>
        <w:rPr>
          <w:vanish/>
          <w:szCs w:val="24"/>
        </w:rPr>
      </w:pPr>
    </w:p>
    <w:p w14:paraId="140258D6" w14:textId="77777777" w:rsidR="007A736F" w:rsidRPr="007A736F" w:rsidRDefault="007A736F" w:rsidP="007A736F">
      <w:pPr>
        <w:pStyle w:val="PargrafodaLista"/>
        <w:numPr>
          <w:ilvl w:val="0"/>
          <w:numId w:val="34"/>
        </w:numPr>
        <w:rPr>
          <w:vanish/>
          <w:szCs w:val="24"/>
        </w:rPr>
      </w:pPr>
    </w:p>
    <w:p w14:paraId="140258D7" w14:textId="77777777" w:rsidR="007A736F" w:rsidRPr="007A736F" w:rsidRDefault="007A736F" w:rsidP="007A736F">
      <w:pPr>
        <w:pStyle w:val="PargrafodaLista"/>
        <w:numPr>
          <w:ilvl w:val="0"/>
          <w:numId w:val="34"/>
        </w:numPr>
        <w:rPr>
          <w:vanish/>
          <w:szCs w:val="24"/>
        </w:rPr>
      </w:pPr>
    </w:p>
    <w:p w14:paraId="140258D8" w14:textId="77777777" w:rsidR="007A736F" w:rsidRPr="007A736F" w:rsidRDefault="007A736F" w:rsidP="007A736F">
      <w:pPr>
        <w:pStyle w:val="PargrafodaLista"/>
        <w:numPr>
          <w:ilvl w:val="0"/>
          <w:numId w:val="34"/>
        </w:numPr>
        <w:rPr>
          <w:vanish/>
          <w:szCs w:val="24"/>
        </w:rPr>
      </w:pPr>
    </w:p>
    <w:p w14:paraId="140258D9" w14:textId="77777777" w:rsidR="007A736F" w:rsidRPr="007A736F" w:rsidRDefault="007A736F" w:rsidP="007A736F">
      <w:pPr>
        <w:pStyle w:val="PargrafodaLista"/>
        <w:numPr>
          <w:ilvl w:val="0"/>
          <w:numId w:val="34"/>
        </w:numPr>
        <w:rPr>
          <w:vanish/>
          <w:szCs w:val="24"/>
        </w:rPr>
      </w:pPr>
    </w:p>
    <w:p w14:paraId="140258DA" w14:textId="0A48A4DA" w:rsidR="00121AE8" w:rsidRPr="00CA3DC9" w:rsidRDefault="001568F0" w:rsidP="007A736F">
      <w:pPr>
        <w:pStyle w:val="PargrafodaLista"/>
        <w:numPr>
          <w:ilvl w:val="1"/>
          <w:numId w:val="34"/>
        </w:numPr>
        <w:rPr>
          <w:color w:val="auto"/>
        </w:rPr>
      </w:pPr>
      <w:r w:rsidRPr="00CA3DC9">
        <w:rPr>
          <w:color w:val="auto"/>
        </w:rPr>
        <w:t>O sistema deve permitir a personalização de uma camiseta de acordo com o gosto do cliente</w:t>
      </w:r>
      <w:r w:rsidR="005E3ED5" w:rsidRPr="00CA3DC9">
        <w:rPr>
          <w:color w:val="auto"/>
        </w:rPr>
        <w:t xml:space="preserve">, e após a personalização optar por efetuar ou não a compra </w:t>
      </w:r>
      <w:r w:rsidR="00CD48DE" w:rsidRPr="00CA3DC9">
        <w:rPr>
          <w:color w:val="auto"/>
        </w:rPr>
        <w:t>dela</w:t>
      </w:r>
      <w:r w:rsidR="3C00E184" w:rsidRPr="00CA3DC9">
        <w:rPr>
          <w:color w:val="auto"/>
        </w:rPr>
        <w:t>.</w:t>
      </w:r>
      <w:r w:rsidRPr="00CA3DC9">
        <w:rPr>
          <w:color w:val="auto"/>
        </w:rPr>
        <w:t xml:space="preserve"> </w:t>
      </w:r>
      <w:r w:rsidR="005E3ED5" w:rsidRPr="00CA3DC9">
        <w:rPr>
          <w:color w:val="auto"/>
        </w:rPr>
        <w:t xml:space="preserve">Na personalização o usuário cliente </w:t>
      </w:r>
      <w:r w:rsidRPr="00CA3DC9">
        <w:rPr>
          <w:color w:val="auto"/>
        </w:rPr>
        <w:t>selecionará por etapas os seguintes itens:</w:t>
      </w:r>
      <w:r w:rsidR="00BB0FAD" w:rsidRPr="00CA3DC9">
        <w:rPr>
          <w:color w:val="auto"/>
        </w:rPr>
        <w:t xml:space="preserve"> </w:t>
      </w:r>
      <w:r w:rsidRPr="00CA3DC9">
        <w:rPr>
          <w:color w:val="auto"/>
        </w:rPr>
        <w:t>*modelo da camiseta, *cor da camiseta,</w:t>
      </w:r>
      <w:r w:rsidR="00BB0FAD" w:rsidRPr="00CA3DC9">
        <w:rPr>
          <w:color w:val="auto"/>
        </w:rPr>
        <w:t xml:space="preserve"> </w:t>
      </w:r>
      <w:r w:rsidRPr="00CA3DC9">
        <w:rPr>
          <w:color w:val="auto"/>
        </w:rPr>
        <w:t>*tipo de impressão da imagem na camiseta, imagem que deseja adicionar na camiseta</w:t>
      </w:r>
      <w:r w:rsidR="00BB0FAD" w:rsidRPr="00CA3DC9">
        <w:rPr>
          <w:color w:val="auto"/>
        </w:rPr>
        <w:t xml:space="preserve"> (podendo enviar a própria imagem ou escolher de um banco de imagens que estará disponível)</w:t>
      </w:r>
      <w:r w:rsidRPr="00CA3DC9">
        <w:rPr>
          <w:color w:val="auto"/>
        </w:rPr>
        <w:t>, *tamanho desejado para a camiseta, texto</w:t>
      </w:r>
      <w:r w:rsidR="00436850" w:rsidRPr="00CA3DC9">
        <w:rPr>
          <w:color w:val="auto"/>
        </w:rPr>
        <w:t xml:space="preserve"> (o </w:t>
      </w:r>
      <w:r w:rsidR="001C3FCB" w:rsidRPr="00CA3DC9">
        <w:rPr>
          <w:color w:val="auto"/>
        </w:rPr>
        <w:t xml:space="preserve">usuário, cliente, poderá escolher o local, da camiseta, que </w:t>
      </w:r>
      <w:r w:rsidR="00C513B4" w:rsidRPr="00CA3DC9">
        <w:rPr>
          <w:color w:val="auto"/>
        </w:rPr>
        <w:t>será</w:t>
      </w:r>
      <w:r w:rsidR="001C3FCB" w:rsidRPr="00CA3DC9">
        <w:rPr>
          <w:color w:val="auto"/>
        </w:rPr>
        <w:t xml:space="preserve"> impresso tanto o texto quanto a image</w:t>
      </w:r>
      <w:r w:rsidR="00C513B4" w:rsidRPr="00CA3DC9">
        <w:rPr>
          <w:color w:val="auto"/>
        </w:rPr>
        <w:t>m)</w:t>
      </w:r>
      <w:r w:rsidR="00BB0FAD" w:rsidRPr="00CA3DC9">
        <w:rPr>
          <w:color w:val="auto"/>
        </w:rPr>
        <w:t xml:space="preserve"> e quantidade</w:t>
      </w:r>
      <w:r w:rsidRPr="00CA3DC9">
        <w:rPr>
          <w:color w:val="auto"/>
        </w:rPr>
        <w:t>.</w:t>
      </w:r>
      <w:r w:rsidR="00EF2BDE" w:rsidRPr="00CA3DC9">
        <w:rPr>
          <w:color w:val="auto"/>
        </w:rPr>
        <w:t xml:space="preserve"> O preço da camiseta será calculado de acordo com o modelo da camiseta, </w:t>
      </w:r>
      <w:r w:rsidR="00BB0FAD" w:rsidRPr="00CA3DC9">
        <w:rPr>
          <w:color w:val="auto"/>
        </w:rPr>
        <w:t>tipo</w:t>
      </w:r>
      <w:r w:rsidR="00EF2BDE" w:rsidRPr="00CA3DC9">
        <w:rPr>
          <w:color w:val="auto"/>
        </w:rPr>
        <w:t xml:space="preserve"> de impressão da imagem e quantidade.</w:t>
      </w:r>
    </w:p>
    <w:p w14:paraId="140258DB" w14:textId="77777777" w:rsidR="00D809AD" w:rsidRDefault="18DE634D" w:rsidP="18DE634D">
      <w:pPr>
        <w:pStyle w:val="PargrafodaLista"/>
        <w:numPr>
          <w:ilvl w:val="2"/>
          <w:numId w:val="34"/>
        </w:numPr>
      </w:pPr>
      <w:r>
        <w:t>O sistema deverá possuir os seguintes modelos para a escolha na personalização da camiseta: T-</w:t>
      </w:r>
      <w:proofErr w:type="spellStart"/>
      <w:r>
        <w:t>shirt</w:t>
      </w:r>
      <w:proofErr w:type="spellEnd"/>
      <w:r>
        <w:t xml:space="preserve"> (Masculina), Polo Masculina, Polo Feminina, </w:t>
      </w:r>
      <w:proofErr w:type="spellStart"/>
      <w:r>
        <w:t>BabyLook</w:t>
      </w:r>
      <w:proofErr w:type="spellEnd"/>
      <w:r>
        <w:t xml:space="preserve"> Feminina e </w:t>
      </w:r>
      <w:proofErr w:type="spellStart"/>
      <w:r>
        <w:t>Cropped</w:t>
      </w:r>
      <w:proofErr w:type="spellEnd"/>
      <w:r>
        <w:t xml:space="preserve"> Feminina.</w:t>
      </w:r>
    </w:p>
    <w:p w14:paraId="140258DC" w14:textId="77777777" w:rsidR="00D809AD" w:rsidRDefault="001568F0" w:rsidP="00D809AD">
      <w:pPr>
        <w:pStyle w:val="PargrafodaLista"/>
        <w:numPr>
          <w:ilvl w:val="2"/>
          <w:numId w:val="34"/>
        </w:numPr>
        <w:rPr>
          <w:szCs w:val="24"/>
        </w:rPr>
      </w:pPr>
      <w:r w:rsidRPr="00D809AD">
        <w:rPr>
          <w:szCs w:val="24"/>
        </w:rPr>
        <w:t xml:space="preserve">O sistema deverá </w:t>
      </w:r>
      <w:r w:rsidR="00BB0FAD" w:rsidRPr="00D809AD">
        <w:rPr>
          <w:szCs w:val="24"/>
        </w:rPr>
        <w:t xml:space="preserve">disponibilizar </w:t>
      </w:r>
      <w:r w:rsidRPr="00D809AD">
        <w:rPr>
          <w:szCs w:val="24"/>
        </w:rPr>
        <w:t>as principais cores primarias e secundárias, além da cor branca e preta para a escolha de cores (cor que a camiseta terá) na personalização.</w:t>
      </w:r>
    </w:p>
    <w:p w14:paraId="140258DD" w14:textId="77777777" w:rsidR="00D809AD" w:rsidRDefault="001568F0" w:rsidP="00D809AD">
      <w:pPr>
        <w:pStyle w:val="PargrafodaLista"/>
        <w:numPr>
          <w:ilvl w:val="2"/>
          <w:numId w:val="34"/>
        </w:numPr>
        <w:rPr>
          <w:szCs w:val="24"/>
        </w:rPr>
      </w:pPr>
      <w:r w:rsidRPr="00D809AD">
        <w:rPr>
          <w:szCs w:val="24"/>
        </w:rPr>
        <w:t xml:space="preserve">O sistema deverá fornecer ao cliente a escolha de três modos de impressão de camisetas: </w:t>
      </w:r>
      <w:proofErr w:type="spellStart"/>
      <w:r w:rsidRPr="00D809AD">
        <w:rPr>
          <w:szCs w:val="24"/>
        </w:rPr>
        <w:t>Silk</w:t>
      </w:r>
      <w:proofErr w:type="spellEnd"/>
      <w:r w:rsidRPr="00D809AD">
        <w:rPr>
          <w:szCs w:val="24"/>
        </w:rPr>
        <w:t xml:space="preserve"> Digital, </w:t>
      </w:r>
      <w:proofErr w:type="spellStart"/>
      <w:r w:rsidRPr="00D809AD">
        <w:rPr>
          <w:szCs w:val="24"/>
        </w:rPr>
        <w:t>Silk</w:t>
      </w:r>
      <w:proofErr w:type="spellEnd"/>
      <w:r w:rsidRPr="00D809AD">
        <w:rPr>
          <w:szCs w:val="24"/>
        </w:rPr>
        <w:t xml:space="preserve"> </w:t>
      </w:r>
      <w:proofErr w:type="spellStart"/>
      <w:r w:rsidRPr="00D809AD">
        <w:rPr>
          <w:szCs w:val="24"/>
        </w:rPr>
        <w:t>Screen</w:t>
      </w:r>
      <w:proofErr w:type="spellEnd"/>
      <w:r w:rsidRPr="00D809AD">
        <w:rPr>
          <w:szCs w:val="24"/>
        </w:rPr>
        <w:t xml:space="preserve"> e Plotter Neon.</w:t>
      </w:r>
    </w:p>
    <w:p w14:paraId="140258DE" w14:textId="77777777" w:rsidR="00D809AD" w:rsidRDefault="001568F0" w:rsidP="00D809AD">
      <w:pPr>
        <w:pStyle w:val="PargrafodaLista"/>
        <w:numPr>
          <w:ilvl w:val="2"/>
          <w:numId w:val="34"/>
        </w:numPr>
        <w:rPr>
          <w:szCs w:val="24"/>
        </w:rPr>
      </w:pPr>
      <w:r w:rsidRPr="00D809AD">
        <w:rPr>
          <w:szCs w:val="24"/>
        </w:rPr>
        <w:t xml:space="preserve">O sistema deverá permitir que o cliente envie para o sistema sua própria imagem para a personalização da camiseta ou escolha uma das imagens cadastradas pelos </w:t>
      </w:r>
      <w:r w:rsidR="00226EF6" w:rsidRPr="00D809AD">
        <w:rPr>
          <w:szCs w:val="24"/>
        </w:rPr>
        <w:t>funcionários</w:t>
      </w:r>
      <w:r w:rsidR="00DF07DE" w:rsidRPr="00D809AD">
        <w:rPr>
          <w:szCs w:val="24"/>
        </w:rPr>
        <w:t xml:space="preserve">, as imagens cadastras por cliente só </w:t>
      </w:r>
      <w:r w:rsidR="00226EF6" w:rsidRPr="00D809AD">
        <w:rPr>
          <w:szCs w:val="24"/>
        </w:rPr>
        <w:t>deverá</w:t>
      </w:r>
      <w:r w:rsidR="00DF07DE" w:rsidRPr="00D809AD">
        <w:rPr>
          <w:szCs w:val="24"/>
        </w:rPr>
        <w:t xml:space="preserve"> ser apresentada ao mesmo</w:t>
      </w:r>
      <w:r w:rsidRPr="00D809AD">
        <w:rPr>
          <w:szCs w:val="24"/>
        </w:rPr>
        <w:t>.</w:t>
      </w:r>
    </w:p>
    <w:p w14:paraId="140258DF" w14:textId="77777777" w:rsidR="00D809AD" w:rsidRDefault="001568F0" w:rsidP="00D809AD">
      <w:pPr>
        <w:pStyle w:val="PargrafodaLista"/>
        <w:numPr>
          <w:ilvl w:val="2"/>
          <w:numId w:val="34"/>
        </w:numPr>
        <w:rPr>
          <w:szCs w:val="24"/>
        </w:rPr>
      </w:pPr>
      <w:r w:rsidRPr="00D809AD">
        <w:rPr>
          <w:szCs w:val="24"/>
        </w:rPr>
        <w:t>O sistema deve permitir o carregamento das seguintes extensões de imagens</w:t>
      </w:r>
      <w:r w:rsidR="00BB0FAD" w:rsidRPr="00D809AD">
        <w:rPr>
          <w:szCs w:val="24"/>
        </w:rPr>
        <w:t>, de tamanho qualquer</w:t>
      </w:r>
      <w:r w:rsidRPr="00D809AD">
        <w:rPr>
          <w:szCs w:val="24"/>
        </w:rPr>
        <w:t>: SVG, JPEG e PNG.</w:t>
      </w:r>
    </w:p>
    <w:p w14:paraId="140258E0" w14:textId="77777777" w:rsidR="008C73C5" w:rsidRPr="008C73C5" w:rsidRDefault="001568F0" w:rsidP="005D57D0">
      <w:pPr>
        <w:pStyle w:val="PargrafodaLista"/>
        <w:numPr>
          <w:ilvl w:val="2"/>
          <w:numId w:val="34"/>
        </w:numPr>
        <w:rPr>
          <w:szCs w:val="24"/>
        </w:rPr>
      </w:pPr>
      <w:r w:rsidRPr="008C73C5">
        <w:rPr>
          <w:szCs w:val="24"/>
        </w:rPr>
        <w:t>O sistema deverá permitir selecionar um dos seguintes tamanhos na personalização: P – (62x46</w:t>
      </w:r>
      <w:r w:rsidR="00BB0FAD" w:rsidRPr="008C73C5">
        <w:rPr>
          <w:szCs w:val="24"/>
        </w:rPr>
        <w:t>),</w:t>
      </w:r>
      <w:r w:rsidRPr="008C73C5">
        <w:rPr>
          <w:szCs w:val="24"/>
        </w:rPr>
        <w:t xml:space="preserve"> M – (64x50</w:t>
      </w:r>
      <w:r w:rsidR="005E3ED5" w:rsidRPr="008C73C5">
        <w:rPr>
          <w:szCs w:val="24"/>
        </w:rPr>
        <w:t>),</w:t>
      </w:r>
      <w:r w:rsidRPr="008C73C5">
        <w:rPr>
          <w:szCs w:val="24"/>
        </w:rPr>
        <w:t xml:space="preserve"> G – (68x56</w:t>
      </w:r>
      <w:r w:rsidR="0005564F" w:rsidRPr="008C73C5">
        <w:rPr>
          <w:szCs w:val="24"/>
        </w:rPr>
        <w:t>),</w:t>
      </w:r>
      <w:r w:rsidRPr="008C73C5">
        <w:rPr>
          <w:szCs w:val="24"/>
        </w:rPr>
        <w:t xml:space="preserve"> XG – (70x58</w:t>
      </w:r>
      <w:r w:rsidR="0005564F" w:rsidRPr="008C73C5">
        <w:rPr>
          <w:szCs w:val="24"/>
        </w:rPr>
        <w:t>),</w:t>
      </w:r>
      <w:r w:rsidRPr="008C73C5">
        <w:rPr>
          <w:szCs w:val="24"/>
        </w:rPr>
        <w:t xml:space="preserve"> EG – (74x60)</w:t>
      </w:r>
      <w:r w:rsidRPr="008C73C5">
        <w:rPr>
          <w:rFonts w:cs="Arial"/>
          <w:szCs w:val="24"/>
        </w:rPr>
        <w:t>.</w:t>
      </w:r>
    </w:p>
    <w:p w14:paraId="140258E1" w14:textId="77777777" w:rsidR="001568F0" w:rsidRPr="008C73C5" w:rsidRDefault="001568F0" w:rsidP="005D57D0">
      <w:pPr>
        <w:pStyle w:val="PargrafodaLista"/>
        <w:numPr>
          <w:ilvl w:val="2"/>
          <w:numId w:val="34"/>
        </w:numPr>
        <w:rPr>
          <w:szCs w:val="24"/>
        </w:rPr>
      </w:pPr>
      <w:r w:rsidRPr="008C73C5">
        <w:rPr>
          <w:szCs w:val="24"/>
        </w:rPr>
        <w:lastRenderedPageBreak/>
        <w:t xml:space="preserve">O sistema deverá </w:t>
      </w:r>
      <w:r w:rsidR="00BB0FAD" w:rsidRPr="008C73C5">
        <w:rPr>
          <w:szCs w:val="24"/>
        </w:rPr>
        <w:t xml:space="preserve">permitir </w:t>
      </w:r>
      <w:r w:rsidRPr="008C73C5">
        <w:rPr>
          <w:szCs w:val="24"/>
        </w:rPr>
        <w:t>a inserção de textos para personalização da camiseta</w:t>
      </w:r>
      <w:r w:rsidRPr="008C73C5">
        <w:rPr>
          <w:rFonts w:cs="Arial"/>
          <w:szCs w:val="24"/>
        </w:rPr>
        <w:t>. O usuário</w:t>
      </w:r>
      <w:r w:rsidR="00CF063A" w:rsidRPr="008C73C5">
        <w:rPr>
          <w:rFonts w:cs="Arial"/>
          <w:szCs w:val="24"/>
        </w:rPr>
        <w:t xml:space="preserve"> </w:t>
      </w:r>
      <w:r w:rsidR="008F2479" w:rsidRPr="008C73C5">
        <w:rPr>
          <w:rFonts w:cs="Arial"/>
          <w:szCs w:val="24"/>
        </w:rPr>
        <w:t>cliente poderá</w:t>
      </w:r>
      <w:r w:rsidRPr="008C73C5">
        <w:rPr>
          <w:rFonts w:cs="Arial"/>
          <w:szCs w:val="24"/>
        </w:rPr>
        <w:t xml:space="preserve"> digitar seu próprio texto</w:t>
      </w:r>
      <w:r w:rsidR="008F2479" w:rsidRPr="008C73C5">
        <w:rPr>
          <w:rFonts w:cs="Arial"/>
          <w:szCs w:val="24"/>
        </w:rPr>
        <w:t xml:space="preserve"> (quantos caracteres desejar)</w:t>
      </w:r>
      <w:r w:rsidRPr="008C73C5">
        <w:rPr>
          <w:rFonts w:cs="Arial"/>
          <w:szCs w:val="24"/>
        </w:rPr>
        <w:t xml:space="preserve"> assim como escolher a cor do texto e a fonte desejada.</w:t>
      </w:r>
    </w:p>
    <w:p w14:paraId="140258E2" w14:textId="77777777" w:rsidR="00BE1052" w:rsidRPr="00BE1052" w:rsidRDefault="00BE1052" w:rsidP="00BE1052">
      <w:pPr>
        <w:pStyle w:val="PargrafodaLista"/>
        <w:numPr>
          <w:ilvl w:val="0"/>
          <w:numId w:val="40"/>
        </w:numPr>
        <w:rPr>
          <w:rFonts w:cs="Arial"/>
          <w:vanish/>
          <w:szCs w:val="24"/>
        </w:rPr>
      </w:pPr>
    </w:p>
    <w:p w14:paraId="140258E3" w14:textId="77777777" w:rsidR="00BE1052" w:rsidRPr="00BE1052" w:rsidRDefault="00BE1052" w:rsidP="00BE1052">
      <w:pPr>
        <w:pStyle w:val="PargrafodaLista"/>
        <w:numPr>
          <w:ilvl w:val="0"/>
          <w:numId w:val="40"/>
        </w:numPr>
        <w:rPr>
          <w:rFonts w:cs="Arial"/>
          <w:vanish/>
          <w:szCs w:val="24"/>
        </w:rPr>
      </w:pPr>
    </w:p>
    <w:p w14:paraId="140258E4" w14:textId="77777777" w:rsidR="00BE1052" w:rsidRPr="00BE1052" w:rsidRDefault="00BE1052" w:rsidP="00BE1052">
      <w:pPr>
        <w:pStyle w:val="PargrafodaLista"/>
        <w:numPr>
          <w:ilvl w:val="0"/>
          <w:numId w:val="40"/>
        </w:numPr>
        <w:rPr>
          <w:rFonts w:cs="Arial"/>
          <w:vanish/>
          <w:szCs w:val="24"/>
        </w:rPr>
      </w:pPr>
    </w:p>
    <w:p w14:paraId="140258E5" w14:textId="77777777" w:rsidR="00BE1052" w:rsidRPr="00BE1052" w:rsidRDefault="00BE1052" w:rsidP="00BE1052">
      <w:pPr>
        <w:pStyle w:val="PargrafodaLista"/>
        <w:numPr>
          <w:ilvl w:val="0"/>
          <w:numId w:val="41"/>
        </w:numPr>
        <w:rPr>
          <w:rFonts w:cs="Arial"/>
          <w:vanish/>
          <w:szCs w:val="24"/>
        </w:rPr>
      </w:pPr>
    </w:p>
    <w:p w14:paraId="140258E6" w14:textId="77777777" w:rsidR="00BE1052" w:rsidRPr="00BE1052" w:rsidRDefault="00BE1052" w:rsidP="00BE1052">
      <w:pPr>
        <w:pStyle w:val="PargrafodaLista"/>
        <w:numPr>
          <w:ilvl w:val="0"/>
          <w:numId w:val="41"/>
        </w:numPr>
        <w:rPr>
          <w:rFonts w:cs="Arial"/>
          <w:vanish/>
          <w:szCs w:val="24"/>
        </w:rPr>
      </w:pPr>
    </w:p>
    <w:p w14:paraId="140258E7" w14:textId="77777777" w:rsidR="00BE1052" w:rsidRPr="00BE1052" w:rsidRDefault="00BE1052" w:rsidP="00BE1052">
      <w:pPr>
        <w:pStyle w:val="PargrafodaLista"/>
        <w:numPr>
          <w:ilvl w:val="0"/>
          <w:numId w:val="41"/>
        </w:numPr>
        <w:rPr>
          <w:rFonts w:cs="Arial"/>
          <w:vanish/>
          <w:szCs w:val="24"/>
        </w:rPr>
      </w:pPr>
    </w:p>
    <w:p w14:paraId="140258E8" w14:textId="77777777" w:rsidR="00BE1052" w:rsidRPr="00BE1052" w:rsidRDefault="00BE1052" w:rsidP="00BE1052">
      <w:pPr>
        <w:pStyle w:val="PargrafodaLista"/>
        <w:numPr>
          <w:ilvl w:val="0"/>
          <w:numId w:val="41"/>
        </w:numPr>
        <w:rPr>
          <w:rFonts w:cs="Arial"/>
          <w:vanish/>
          <w:szCs w:val="24"/>
        </w:rPr>
      </w:pPr>
    </w:p>
    <w:p w14:paraId="140258E9" w14:textId="77777777" w:rsidR="00BE1052" w:rsidRPr="00BE1052" w:rsidRDefault="00BE1052" w:rsidP="00BE1052">
      <w:pPr>
        <w:pStyle w:val="PargrafodaLista"/>
        <w:numPr>
          <w:ilvl w:val="0"/>
          <w:numId w:val="41"/>
        </w:numPr>
        <w:rPr>
          <w:rFonts w:cs="Arial"/>
          <w:vanish/>
          <w:szCs w:val="24"/>
        </w:rPr>
      </w:pPr>
    </w:p>
    <w:p w14:paraId="140258EA" w14:textId="77777777" w:rsidR="00BE1052" w:rsidRPr="00BE1052" w:rsidRDefault="00BE1052" w:rsidP="00BE1052">
      <w:pPr>
        <w:pStyle w:val="PargrafodaLista"/>
        <w:numPr>
          <w:ilvl w:val="0"/>
          <w:numId w:val="41"/>
        </w:numPr>
        <w:rPr>
          <w:rFonts w:cs="Arial"/>
          <w:vanish/>
          <w:szCs w:val="24"/>
        </w:rPr>
      </w:pPr>
    </w:p>
    <w:p w14:paraId="140258EB" w14:textId="77777777" w:rsidR="00BE1052" w:rsidRPr="00BE1052" w:rsidRDefault="00BE1052" w:rsidP="00BE1052">
      <w:pPr>
        <w:pStyle w:val="PargrafodaLista"/>
        <w:numPr>
          <w:ilvl w:val="0"/>
          <w:numId w:val="41"/>
        </w:numPr>
        <w:rPr>
          <w:rFonts w:cs="Arial"/>
          <w:vanish/>
          <w:szCs w:val="24"/>
        </w:rPr>
      </w:pPr>
    </w:p>
    <w:p w14:paraId="140258EC" w14:textId="77777777" w:rsidR="00BE1052" w:rsidRPr="00BE1052" w:rsidRDefault="00BE1052" w:rsidP="00BE1052">
      <w:pPr>
        <w:pStyle w:val="PargrafodaLista"/>
        <w:numPr>
          <w:ilvl w:val="0"/>
          <w:numId w:val="41"/>
        </w:numPr>
        <w:rPr>
          <w:rFonts w:cs="Arial"/>
          <w:vanish/>
          <w:szCs w:val="24"/>
        </w:rPr>
      </w:pPr>
    </w:p>
    <w:p w14:paraId="140258ED" w14:textId="77777777" w:rsidR="00BE1052" w:rsidRPr="00BE1052" w:rsidRDefault="00BE1052" w:rsidP="00BE1052">
      <w:pPr>
        <w:pStyle w:val="PargrafodaLista"/>
        <w:numPr>
          <w:ilvl w:val="0"/>
          <w:numId w:val="41"/>
        </w:numPr>
        <w:rPr>
          <w:rFonts w:cs="Arial"/>
          <w:vanish/>
          <w:szCs w:val="24"/>
        </w:rPr>
      </w:pPr>
    </w:p>
    <w:p w14:paraId="140258EE" w14:textId="77777777" w:rsidR="00BE1052" w:rsidRPr="00BE1052" w:rsidRDefault="00BE1052" w:rsidP="00BE1052">
      <w:pPr>
        <w:pStyle w:val="PargrafodaLista"/>
        <w:numPr>
          <w:ilvl w:val="1"/>
          <w:numId w:val="41"/>
        </w:numPr>
        <w:rPr>
          <w:rFonts w:cs="Arial"/>
          <w:vanish/>
          <w:szCs w:val="24"/>
        </w:rPr>
      </w:pPr>
    </w:p>
    <w:p w14:paraId="140258EF" w14:textId="77777777" w:rsidR="00D87F93" w:rsidRDefault="001568F0" w:rsidP="00AF3C9E">
      <w:pPr>
        <w:pStyle w:val="PargrafodaLista"/>
        <w:numPr>
          <w:ilvl w:val="1"/>
          <w:numId w:val="41"/>
        </w:numPr>
        <w:ind w:firstLine="0"/>
        <w:rPr>
          <w:rFonts w:cs="Arial"/>
          <w:szCs w:val="24"/>
        </w:rPr>
      </w:pPr>
      <w:r w:rsidRPr="00D87F93">
        <w:rPr>
          <w:rFonts w:cs="Arial"/>
          <w:szCs w:val="24"/>
        </w:rPr>
        <w:t xml:space="preserve">O sistema deve permitir ao cliente uma </w:t>
      </w:r>
      <w:r w:rsidR="007F6CBE" w:rsidRPr="00D87F93">
        <w:rPr>
          <w:rFonts w:cs="Arial"/>
          <w:szCs w:val="24"/>
        </w:rPr>
        <w:t>descrição</w:t>
      </w:r>
      <w:r w:rsidRPr="00D87F93">
        <w:rPr>
          <w:rFonts w:cs="Arial"/>
          <w:szCs w:val="24"/>
        </w:rPr>
        <w:t xml:space="preserve"> básica de como será personalizada sua camiseta</w:t>
      </w:r>
      <w:r w:rsidR="008F2479" w:rsidRPr="00D87F93">
        <w:rPr>
          <w:rFonts w:cs="Arial"/>
          <w:szCs w:val="24"/>
        </w:rPr>
        <w:t xml:space="preserve"> para ajudar os funcionários da empresa a personalizar a camiseta</w:t>
      </w:r>
      <w:r w:rsidRPr="00D87F93">
        <w:rPr>
          <w:rFonts w:cs="Arial"/>
          <w:szCs w:val="24"/>
        </w:rPr>
        <w:t>.</w:t>
      </w:r>
    </w:p>
    <w:p w14:paraId="140258F0" w14:textId="77777777" w:rsidR="007B02AA" w:rsidRDefault="001568F0" w:rsidP="00BE1052">
      <w:pPr>
        <w:pStyle w:val="PargrafodaLista"/>
        <w:numPr>
          <w:ilvl w:val="1"/>
          <w:numId w:val="41"/>
        </w:numPr>
        <w:ind w:firstLine="0"/>
        <w:rPr>
          <w:rFonts w:cs="Arial"/>
          <w:szCs w:val="24"/>
        </w:rPr>
      </w:pPr>
      <w:r w:rsidRPr="00D87F93">
        <w:rPr>
          <w:rFonts w:cs="Arial"/>
          <w:szCs w:val="24"/>
        </w:rPr>
        <w:t xml:space="preserve">O sistema deve permitir apenas uma personalização por compra, ou seja, o cliente só poderá personalizar uma </w:t>
      </w:r>
      <w:r w:rsidR="008F2479" w:rsidRPr="00D87F93">
        <w:rPr>
          <w:rFonts w:cs="Arial"/>
          <w:szCs w:val="24"/>
        </w:rPr>
        <w:t xml:space="preserve">única </w:t>
      </w:r>
      <w:r w:rsidRPr="00D87F93">
        <w:rPr>
          <w:rFonts w:cs="Arial"/>
          <w:szCs w:val="24"/>
        </w:rPr>
        <w:t>camiseta com um tamanho, um modelo e escolher a quantidade que bem lhe entender.</w:t>
      </w:r>
    </w:p>
    <w:p w14:paraId="140258F1" w14:textId="77777777" w:rsidR="0035123B" w:rsidRDefault="0035123B" w:rsidP="00BE1052">
      <w:pPr>
        <w:pStyle w:val="PargrafodaLista"/>
        <w:numPr>
          <w:ilvl w:val="1"/>
          <w:numId w:val="41"/>
        </w:numPr>
        <w:ind w:firstLine="0"/>
        <w:rPr>
          <w:rFonts w:cs="Arial"/>
          <w:szCs w:val="24"/>
        </w:rPr>
      </w:pPr>
      <w:r w:rsidRPr="007B02AA">
        <w:rPr>
          <w:rFonts w:cs="Arial"/>
          <w:szCs w:val="24"/>
        </w:rPr>
        <w:t xml:space="preserve">O sistema deve </w:t>
      </w:r>
      <w:r w:rsidR="008F2479" w:rsidRPr="007B02AA">
        <w:rPr>
          <w:rFonts w:cs="Arial"/>
          <w:szCs w:val="24"/>
        </w:rPr>
        <w:t xml:space="preserve">permitir </w:t>
      </w:r>
      <w:r w:rsidRPr="007B02AA">
        <w:rPr>
          <w:rFonts w:cs="Arial"/>
          <w:szCs w:val="24"/>
        </w:rPr>
        <w:t>salva</w:t>
      </w:r>
      <w:r w:rsidR="008F2479" w:rsidRPr="007B02AA">
        <w:rPr>
          <w:rFonts w:cs="Arial"/>
          <w:szCs w:val="24"/>
        </w:rPr>
        <w:t>r</w:t>
      </w:r>
      <w:r w:rsidRPr="007B02AA">
        <w:rPr>
          <w:rFonts w:cs="Arial"/>
          <w:szCs w:val="24"/>
        </w:rPr>
        <w:t xml:space="preserve"> a personalização da camiseta feita por um cliente, somente se este optar por </w:t>
      </w:r>
      <w:r w:rsidR="008F2479" w:rsidRPr="007B02AA">
        <w:rPr>
          <w:rFonts w:cs="Arial"/>
          <w:szCs w:val="24"/>
        </w:rPr>
        <w:t xml:space="preserve">efetivar </w:t>
      </w:r>
      <w:r w:rsidRPr="007B02AA">
        <w:rPr>
          <w:rFonts w:cs="Arial"/>
          <w:szCs w:val="24"/>
        </w:rPr>
        <w:t>a compra do produto personalizado</w:t>
      </w:r>
      <w:r w:rsidR="008F2479" w:rsidRPr="007B02AA">
        <w:rPr>
          <w:rFonts w:cs="Arial"/>
          <w:szCs w:val="24"/>
        </w:rPr>
        <w:t xml:space="preserve"> e se estiver </w:t>
      </w:r>
      <w:proofErr w:type="spellStart"/>
      <w:r w:rsidR="008F2479" w:rsidRPr="007B02AA">
        <w:rPr>
          <w:rFonts w:cs="Arial"/>
          <w:szCs w:val="24"/>
        </w:rPr>
        <w:t>logado</w:t>
      </w:r>
      <w:proofErr w:type="spellEnd"/>
      <w:r w:rsidR="008F2479" w:rsidRPr="007B02AA">
        <w:rPr>
          <w:rFonts w:cs="Arial"/>
          <w:szCs w:val="24"/>
        </w:rPr>
        <w:t xml:space="preserve"> no site</w:t>
      </w:r>
      <w:r w:rsidRPr="007B02AA">
        <w:rPr>
          <w:rFonts w:cs="Arial"/>
          <w:szCs w:val="24"/>
        </w:rPr>
        <w:t xml:space="preserve">. Caso </w:t>
      </w:r>
      <w:r w:rsidR="00226EF6" w:rsidRPr="007B02AA">
        <w:rPr>
          <w:rFonts w:cs="Arial"/>
          <w:szCs w:val="24"/>
        </w:rPr>
        <w:t>contrário</w:t>
      </w:r>
      <w:r w:rsidRPr="007B02AA">
        <w:rPr>
          <w:rFonts w:cs="Arial"/>
          <w:szCs w:val="24"/>
        </w:rPr>
        <w:t xml:space="preserve"> a montagem deve ser descartada.</w:t>
      </w:r>
    </w:p>
    <w:p w14:paraId="140258F2" w14:textId="77777777" w:rsidR="00AB1C28" w:rsidRPr="007B02AA" w:rsidRDefault="00AB1C28" w:rsidP="00BE1052">
      <w:pPr>
        <w:pStyle w:val="PargrafodaLista"/>
        <w:numPr>
          <w:ilvl w:val="1"/>
          <w:numId w:val="41"/>
        </w:numPr>
        <w:ind w:firstLine="0"/>
        <w:rPr>
          <w:rFonts w:cs="Arial"/>
          <w:szCs w:val="24"/>
        </w:rPr>
      </w:pPr>
      <w:r>
        <w:rPr>
          <w:rFonts w:cs="Arial"/>
          <w:szCs w:val="24"/>
        </w:rPr>
        <w:t>O sistema deve permitir o cadastro de um cliente caso mesmo não esteja cadastrado.</w:t>
      </w:r>
    </w:p>
    <w:p w14:paraId="140258F3" w14:textId="77777777" w:rsidR="00F30B60" w:rsidRPr="00F30B60" w:rsidRDefault="00F30B60" w:rsidP="00F30B60">
      <w:pPr>
        <w:pStyle w:val="PargrafodaLista"/>
        <w:numPr>
          <w:ilvl w:val="0"/>
          <w:numId w:val="17"/>
        </w:numPr>
        <w:rPr>
          <w:rFonts w:cs="Arial"/>
          <w:bCs/>
          <w:vanish/>
          <w:szCs w:val="24"/>
        </w:rPr>
      </w:pPr>
    </w:p>
    <w:p w14:paraId="140258F4" w14:textId="77777777" w:rsidR="00F30B60" w:rsidRPr="00F30B60" w:rsidRDefault="00F30B60" w:rsidP="00F30B60">
      <w:pPr>
        <w:pStyle w:val="PargrafodaLista"/>
        <w:numPr>
          <w:ilvl w:val="0"/>
          <w:numId w:val="17"/>
        </w:numPr>
        <w:rPr>
          <w:rFonts w:cs="Arial"/>
          <w:bCs/>
          <w:vanish/>
          <w:szCs w:val="24"/>
        </w:rPr>
      </w:pPr>
    </w:p>
    <w:p w14:paraId="140258F5" w14:textId="77777777" w:rsidR="00F30B60" w:rsidRPr="00F30B60" w:rsidRDefault="00F30B60" w:rsidP="00F30B60">
      <w:pPr>
        <w:pStyle w:val="PargrafodaLista"/>
        <w:numPr>
          <w:ilvl w:val="0"/>
          <w:numId w:val="17"/>
        </w:numPr>
        <w:rPr>
          <w:rFonts w:cs="Arial"/>
          <w:bCs/>
          <w:vanish/>
          <w:szCs w:val="24"/>
        </w:rPr>
      </w:pPr>
    </w:p>
    <w:p w14:paraId="140258F6" w14:textId="77777777" w:rsidR="00F30B60" w:rsidRPr="00F30B60" w:rsidRDefault="00F30B60" w:rsidP="00F30B60">
      <w:pPr>
        <w:pStyle w:val="PargrafodaLista"/>
        <w:numPr>
          <w:ilvl w:val="1"/>
          <w:numId w:val="17"/>
        </w:numPr>
        <w:rPr>
          <w:rFonts w:cs="Arial"/>
          <w:bCs/>
          <w:vanish/>
          <w:szCs w:val="24"/>
        </w:rPr>
      </w:pPr>
    </w:p>
    <w:p w14:paraId="140258F7" w14:textId="77777777" w:rsidR="00003D75" w:rsidRPr="00003D75" w:rsidRDefault="00003D75" w:rsidP="00003D75">
      <w:pPr>
        <w:pStyle w:val="PargrafodaLista"/>
        <w:numPr>
          <w:ilvl w:val="0"/>
          <w:numId w:val="42"/>
        </w:numPr>
        <w:rPr>
          <w:rFonts w:cs="Arial"/>
          <w:bCs/>
          <w:vanish/>
          <w:szCs w:val="24"/>
        </w:rPr>
      </w:pPr>
    </w:p>
    <w:p w14:paraId="140258F8" w14:textId="77777777" w:rsidR="00003D75" w:rsidRPr="00003D75" w:rsidRDefault="00003D75" w:rsidP="00003D75">
      <w:pPr>
        <w:pStyle w:val="PargrafodaLista"/>
        <w:numPr>
          <w:ilvl w:val="0"/>
          <w:numId w:val="42"/>
        </w:numPr>
        <w:rPr>
          <w:rFonts w:cs="Arial"/>
          <w:bCs/>
          <w:vanish/>
          <w:szCs w:val="24"/>
        </w:rPr>
      </w:pPr>
    </w:p>
    <w:p w14:paraId="140258F9" w14:textId="77777777" w:rsidR="00003D75" w:rsidRPr="00003D75" w:rsidRDefault="00003D75" w:rsidP="00003D75">
      <w:pPr>
        <w:pStyle w:val="PargrafodaLista"/>
        <w:numPr>
          <w:ilvl w:val="0"/>
          <w:numId w:val="42"/>
        </w:numPr>
        <w:rPr>
          <w:rFonts w:cs="Arial"/>
          <w:bCs/>
          <w:vanish/>
          <w:szCs w:val="24"/>
        </w:rPr>
      </w:pPr>
    </w:p>
    <w:p w14:paraId="140258FA" w14:textId="77777777" w:rsidR="00003D75" w:rsidRPr="00003D75" w:rsidRDefault="00003D75" w:rsidP="00003D75">
      <w:pPr>
        <w:pStyle w:val="PargrafodaLista"/>
        <w:numPr>
          <w:ilvl w:val="0"/>
          <w:numId w:val="42"/>
        </w:numPr>
        <w:rPr>
          <w:rFonts w:cs="Arial"/>
          <w:bCs/>
          <w:vanish/>
          <w:szCs w:val="24"/>
        </w:rPr>
      </w:pPr>
    </w:p>
    <w:p w14:paraId="140258FB" w14:textId="77777777" w:rsidR="00003D75" w:rsidRPr="00003D75" w:rsidRDefault="00003D75" w:rsidP="00003D75">
      <w:pPr>
        <w:pStyle w:val="PargrafodaLista"/>
        <w:numPr>
          <w:ilvl w:val="0"/>
          <w:numId w:val="42"/>
        </w:numPr>
        <w:rPr>
          <w:rFonts w:cs="Arial"/>
          <w:bCs/>
          <w:vanish/>
          <w:szCs w:val="24"/>
        </w:rPr>
      </w:pPr>
    </w:p>
    <w:p w14:paraId="140258FC" w14:textId="77777777" w:rsidR="00003D75" w:rsidRPr="00003D75" w:rsidRDefault="00003D75" w:rsidP="00003D75">
      <w:pPr>
        <w:pStyle w:val="PargrafodaLista"/>
        <w:numPr>
          <w:ilvl w:val="0"/>
          <w:numId w:val="42"/>
        </w:numPr>
        <w:rPr>
          <w:rFonts w:cs="Arial"/>
          <w:bCs/>
          <w:vanish/>
          <w:szCs w:val="24"/>
        </w:rPr>
      </w:pPr>
    </w:p>
    <w:p w14:paraId="140258FD" w14:textId="77777777" w:rsidR="00003D75" w:rsidRPr="00003D75" w:rsidRDefault="00003D75" w:rsidP="00003D75">
      <w:pPr>
        <w:pStyle w:val="PargrafodaLista"/>
        <w:numPr>
          <w:ilvl w:val="0"/>
          <w:numId w:val="42"/>
        </w:numPr>
        <w:rPr>
          <w:rFonts w:cs="Arial"/>
          <w:bCs/>
          <w:vanish/>
          <w:szCs w:val="24"/>
        </w:rPr>
      </w:pPr>
    </w:p>
    <w:p w14:paraId="140258FE" w14:textId="77777777" w:rsidR="00003D75" w:rsidRPr="00003D75" w:rsidRDefault="00003D75" w:rsidP="00003D75">
      <w:pPr>
        <w:pStyle w:val="PargrafodaLista"/>
        <w:numPr>
          <w:ilvl w:val="0"/>
          <w:numId w:val="42"/>
        </w:numPr>
        <w:rPr>
          <w:rFonts w:cs="Arial"/>
          <w:bCs/>
          <w:vanish/>
          <w:szCs w:val="24"/>
        </w:rPr>
      </w:pPr>
    </w:p>
    <w:p w14:paraId="140258FF" w14:textId="77777777" w:rsidR="00003D75" w:rsidRPr="00003D75" w:rsidRDefault="00003D75" w:rsidP="00003D75">
      <w:pPr>
        <w:pStyle w:val="PargrafodaLista"/>
        <w:numPr>
          <w:ilvl w:val="0"/>
          <w:numId w:val="42"/>
        </w:numPr>
        <w:rPr>
          <w:rFonts w:cs="Arial"/>
          <w:bCs/>
          <w:vanish/>
          <w:szCs w:val="24"/>
        </w:rPr>
      </w:pPr>
    </w:p>
    <w:p w14:paraId="14025900" w14:textId="77777777" w:rsidR="00003D75" w:rsidRPr="00003D75" w:rsidRDefault="00003D75" w:rsidP="00003D75">
      <w:pPr>
        <w:pStyle w:val="PargrafodaLista"/>
        <w:numPr>
          <w:ilvl w:val="1"/>
          <w:numId w:val="42"/>
        </w:numPr>
        <w:rPr>
          <w:rFonts w:cs="Arial"/>
          <w:bCs/>
          <w:vanish/>
          <w:szCs w:val="24"/>
        </w:rPr>
      </w:pPr>
    </w:p>
    <w:p w14:paraId="14025901" w14:textId="77777777" w:rsidR="00003D75" w:rsidRPr="00003D75" w:rsidRDefault="00003D75" w:rsidP="00003D75">
      <w:pPr>
        <w:pStyle w:val="PargrafodaLista"/>
        <w:numPr>
          <w:ilvl w:val="1"/>
          <w:numId w:val="42"/>
        </w:numPr>
        <w:rPr>
          <w:rFonts w:cs="Arial"/>
          <w:bCs/>
          <w:vanish/>
          <w:szCs w:val="24"/>
        </w:rPr>
      </w:pPr>
    </w:p>
    <w:p w14:paraId="14025902" w14:textId="77777777" w:rsidR="00003D75" w:rsidRPr="00003D75" w:rsidRDefault="00003D75" w:rsidP="00003D75">
      <w:pPr>
        <w:pStyle w:val="PargrafodaLista"/>
        <w:numPr>
          <w:ilvl w:val="1"/>
          <w:numId w:val="42"/>
        </w:numPr>
        <w:rPr>
          <w:rFonts w:cs="Arial"/>
          <w:bCs/>
          <w:vanish/>
          <w:szCs w:val="24"/>
        </w:rPr>
      </w:pPr>
    </w:p>
    <w:p w14:paraId="14025903" w14:textId="77777777" w:rsidR="00003D75" w:rsidRPr="00003D75" w:rsidRDefault="00003D75" w:rsidP="00003D75">
      <w:pPr>
        <w:pStyle w:val="PargrafodaLista"/>
        <w:numPr>
          <w:ilvl w:val="1"/>
          <w:numId w:val="42"/>
        </w:numPr>
        <w:rPr>
          <w:rFonts w:cs="Arial"/>
          <w:bCs/>
          <w:vanish/>
          <w:szCs w:val="24"/>
        </w:rPr>
      </w:pPr>
    </w:p>
    <w:p w14:paraId="14025904" w14:textId="77777777" w:rsidR="00003D75" w:rsidRPr="00003D75" w:rsidRDefault="00003D75" w:rsidP="00003D75">
      <w:pPr>
        <w:pStyle w:val="PargrafodaLista"/>
        <w:numPr>
          <w:ilvl w:val="1"/>
          <w:numId w:val="42"/>
        </w:numPr>
        <w:rPr>
          <w:rFonts w:cs="Arial"/>
          <w:bCs/>
          <w:vanish/>
          <w:szCs w:val="24"/>
        </w:rPr>
      </w:pPr>
    </w:p>
    <w:p w14:paraId="14025905" w14:textId="77777777" w:rsidR="002C1AA9" w:rsidRPr="00003D75" w:rsidRDefault="008F2479" w:rsidP="00003D75">
      <w:pPr>
        <w:pStyle w:val="PargrafodaLista"/>
        <w:numPr>
          <w:ilvl w:val="2"/>
          <w:numId w:val="42"/>
        </w:numPr>
        <w:rPr>
          <w:rFonts w:cs="Arial"/>
          <w:bCs/>
          <w:szCs w:val="24"/>
        </w:rPr>
      </w:pPr>
      <w:r w:rsidRPr="00003D75">
        <w:rPr>
          <w:rFonts w:cs="Arial"/>
          <w:bCs/>
          <w:szCs w:val="24"/>
        </w:rPr>
        <w:t>Para efetivação da compra o sistema deve executar o requisito RF</w:t>
      </w:r>
      <w:r w:rsidR="00C52768">
        <w:rPr>
          <w:rFonts w:cs="Arial"/>
          <w:bCs/>
          <w:szCs w:val="24"/>
        </w:rPr>
        <w:t>10</w:t>
      </w:r>
      <w:r w:rsidRPr="00003D75">
        <w:rPr>
          <w:rFonts w:cs="Arial"/>
          <w:bCs/>
          <w:szCs w:val="24"/>
        </w:rPr>
        <w:t>.</w:t>
      </w:r>
    </w:p>
    <w:p w14:paraId="14025906" w14:textId="77777777" w:rsidR="00EF2BDE" w:rsidRPr="00E50A14" w:rsidRDefault="00EF2BDE" w:rsidP="00E50A14">
      <w:pPr>
        <w:ind w:firstLine="0"/>
        <w:rPr>
          <w:rFonts w:cs="Arial"/>
          <w:szCs w:val="24"/>
        </w:rPr>
      </w:pPr>
    </w:p>
    <w:p w14:paraId="14025907" w14:textId="1E10B4A8" w:rsidR="001568F0" w:rsidRPr="005B1D59" w:rsidRDefault="001568F0" w:rsidP="005B1D59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77" w:name="_Toc522018451"/>
      <w:r w:rsidRPr="005B1D59">
        <w:rPr>
          <w:b/>
        </w:rPr>
        <w:t>RF</w:t>
      </w:r>
      <w:r w:rsidR="004131E0" w:rsidRPr="005B1D59">
        <w:rPr>
          <w:b/>
        </w:rPr>
        <w:t>10</w:t>
      </w:r>
      <w:r w:rsidRPr="005B1D59">
        <w:rPr>
          <w:b/>
        </w:rPr>
        <w:t xml:space="preserve"> - Efetuar </w:t>
      </w:r>
      <w:r w:rsidR="00732D37">
        <w:rPr>
          <w:b/>
        </w:rPr>
        <w:t>compra</w:t>
      </w:r>
      <w:bookmarkEnd w:id="177"/>
    </w:p>
    <w:p w14:paraId="14025908" w14:textId="77777777" w:rsidR="001568F0" w:rsidRDefault="001568F0" w:rsidP="00EE6DD6">
      <w:pPr>
        <w:ind w:firstLine="0"/>
        <w:rPr>
          <w:rFonts w:cs="Arial"/>
          <w:bCs/>
          <w:szCs w:val="24"/>
        </w:rPr>
      </w:pPr>
    </w:p>
    <w:p w14:paraId="14025909" w14:textId="77777777" w:rsidR="00174FE8" w:rsidRPr="00174FE8" w:rsidRDefault="00174FE8" w:rsidP="00174FE8">
      <w:pPr>
        <w:pStyle w:val="PargrafodaLista"/>
        <w:numPr>
          <w:ilvl w:val="0"/>
          <w:numId w:val="35"/>
        </w:numPr>
        <w:rPr>
          <w:rFonts w:cs="Arial"/>
          <w:bCs/>
          <w:vanish/>
          <w:szCs w:val="24"/>
        </w:rPr>
      </w:pPr>
    </w:p>
    <w:p w14:paraId="1402590A" w14:textId="77777777" w:rsidR="00174FE8" w:rsidRPr="00174FE8" w:rsidRDefault="00174FE8" w:rsidP="00174FE8">
      <w:pPr>
        <w:pStyle w:val="PargrafodaLista"/>
        <w:numPr>
          <w:ilvl w:val="0"/>
          <w:numId w:val="35"/>
        </w:numPr>
        <w:rPr>
          <w:rFonts w:cs="Arial"/>
          <w:bCs/>
          <w:vanish/>
          <w:szCs w:val="24"/>
        </w:rPr>
      </w:pPr>
    </w:p>
    <w:p w14:paraId="1402590B" w14:textId="77777777" w:rsidR="00174FE8" w:rsidRPr="00174FE8" w:rsidRDefault="00174FE8" w:rsidP="00174FE8">
      <w:pPr>
        <w:pStyle w:val="PargrafodaLista"/>
        <w:numPr>
          <w:ilvl w:val="0"/>
          <w:numId w:val="35"/>
        </w:numPr>
        <w:rPr>
          <w:rFonts w:cs="Arial"/>
          <w:bCs/>
          <w:vanish/>
          <w:szCs w:val="24"/>
        </w:rPr>
      </w:pPr>
    </w:p>
    <w:p w14:paraId="1402590C" w14:textId="77777777" w:rsidR="00174FE8" w:rsidRPr="00174FE8" w:rsidRDefault="00174FE8" w:rsidP="00174FE8">
      <w:pPr>
        <w:pStyle w:val="PargrafodaLista"/>
        <w:numPr>
          <w:ilvl w:val="0"/>
          <w:numId w:val="35"/>
        </w:numPr>
        <w:rPr>
          <w:rFonts w:cs="Arial"/>
          <w:bCs/>
          <w:vanish/>
          <w:szCs w:val="24"/>
        </w:rPr>
      </w:pPr>
    </w:p>
    <w:p w14:paraId="1402590D" w14:textId="77777777" w:rsidR="00174FE8" w:rsidRPr="00174FE8" w:rsidRDefault="00174FE8" w:rsidP="00174FE8">
      <w:pPr>
        <w:pStyle w:val="PargrafodaLista"/>
        <w:numPr>
          <w:ilvl w:val="0"/>
          <w:numId w:val="35"/>
        </w:numPr>
        <w:rPr>
          <w:rFonts w:cs="Arial"/>
          <w:bCs/>
          <w:vanish/>
          <w:szCs w:val="24"/>
        </w:rPr>
      </w:pPr>
    </w:p>
    <w:p w14:paraId="1402590E" w14:textId="77777777" w:rsidR="00174FE8" w:rsidRPr="00174FE8" w:rsidRDefault="00174FE8" w:rsidP="00174FE8">
      <w:pPr>
        <w:pStyle w:val="PargrafodaLista"/>
        <w:numPr>
          <w:ilvl w:val="0"/>
          <w:numId w:val="35"/>
        </w:numPr>
        <w:rPr>
          <w:rFonts w:cs="Arial"/>
          <w:bCs/>
          <w:vanish/>
          <w:szCs w:val="24"/>
        </w:rPr>
      </w:pPr>
    </w:p>
    <w:p w14:paraId="1402590F" w14:textId="77777777" w:rsidR="00174FE8" w:rsidRPr="00174FE8" w:rsidRDefault="00174FE8" w:rsidP="00174FE8">
      <w:pPr>
        <w:pStyle w:val="PargrafodaLista"/>
        <w:numPr>
          <w:ilvl w:val="0"/>
          <w:numId w:val="35"/>
        </w:numPr>
        <w:rPr>
          <w:rFonts w:cs="Arial"/>
          <w:bCs/>
          <w:vanish/>
          <w:szCs w:val="24"/>
        </w:rPr>
      </w:pPr>
    </w:p>
    <w:p w14:paraId="14025910" w14:textId="77777777" w:rsidR="00174FE8" w:rsidRPr="00174FE8" w:rsidRDefault="00174FE8" w:rsidP="00174FE8">
      <w:pPr>
        <w:pStyle w:val="PargrafodaLista"/>
        <w:numPr>
          <w:ilvl w:val="0"/>
          <w:numId w:val="35"/>
        </w:numPr>
        <w:rPr>
          <w:rFonts w:cs="Arial"/>
          <w:bCs/>
          <w:vanish/>
          <w:szCs w:val="24"/>
        </w:rPr>
      </w:pPr>
    </w:p>
    <w:p w14:paraId="14025911" w14:textId="77777777" w:rsidR="00174FE8" w:rsidRPr="00174FE8" w:rsidRDefault="00174FE8" w:rsidP="00174FE8">
      <w:pPr>
        <w:pStyle w:val="PargrafodaLista"/>
        <w:numPr>
          <w:ilvl w:val="0"/>
          <w:numId w:val="35"/>
        </w:numPr>
        <w:rPr>
          <w:rFonts w:cs="Arial"/>
          <w:bCs/>
          <w:vanish/>
          <w:szCs w:val="24"/>
        </w:rPr>
      </w:pPr>
    </w:p>
    <w:p w14:paraId="14025912" w14:textId="77777777" w:rsidR="000471D8" w:rsidRPr="000471D8" w:rsidRDefault="000471D8" w:rsidP="000471D8">
      <w:pPr>
        <w:pStyle w:val="PargrafodaLista"/>
        <w:numPr>
          <w:ilvl w:val="0"/>
          <w:numId w:val="36"/>
        </w:numPr>
        <w:rPr>
          <w:rFonts w:cs="Arial"/>
          <w:bCs/>
          <w:vanish/>
          <w:szCs w:val="24"/>
        </w:rPr>
      </w:pPr>
    </w:p>
    <w:p w14:paraId="14025913" w14:textId="77777777" w:rsidR="000471D8" w:rsidRPr="000471D8" w:rsidRDefault="000471D8" w:rsidP="000471D8">
      <w:pPr>
        <w:pStyle w:val="PargrafodaLista"/>
        <w:numPr>
          <w:ilvl w:val="0"/>
          <w:numId w:val="36"/>
        </w:numPr>
        <w:rPr>
          <w:rFonts w:cs="Arial"/>
          <w:bCs/>
          <w:vanish/>
          <w:szCs w:val="24"/>
        </w:rPr>
      </w:pPr>
    </w:p>
    <w:p w14:paraId="14025914" w14:textId="77777777" w:rsidR="000471D8" w:rsidRPr="000471D8" w:rsidRDefault="000471D8" w:rsidP="000471D8">
      <w:pPr>
        <w:pStyle w:val="PargrafodaLista"/>
        <w:numPr>
          <w:ilvl w:val="0"/>
          <w:numId w:val="36"/>
        </w:numPr>
        <w:rPr>
          <w:rFonts w:cs="Arial"/>
          <w:bCs/>
          <w:vanish/>
          <w:szCs w:val="24"/>
        </w:rPr>
      </w:pPr>
    </w:p>
    <w:p w14:paraId="14025915" w14:textId="77777777" w:rsidR="000471D8" w:rsidRPr="000471D8" w:rsidRDefault="000471D8" w:rsidP="000471D8">
      <w:pPr>
        <w:pStyle w:val="PargrafodaLista"/>
        <w:numPr>
          <w:ilvl w:val="0"/>
          <w:numId w:val="36"/>
        </w:numPr>
        <w:rPr>
          <w:rFonts w:cs="Arial"/>
          <w:bCs/>
          <w:vanish/>
          <w:szCs w:val="24"/>
        </w:rPr>
      </w:pPr>
    </w:p>
    <w:p w14:paraId="14025916" w14:textId="77777777" w:rsidR="000471D8" w:rsidRPr="000471D8" w:rsidRDefault="000471D8" w:rsidP="000471D8">
      <w:pPr>
        <w:pStyle w:val="PargrafodaLista"/>
        <w:numPr>
          <w:ilvl w:val="0"/>
          <w:numId w:val="36"/>
        </w:numPr>
        <w:rPr>
          <w:rFonts w:cs="Arial"/>
          <w:bCs/>
          <w:vanish/>
          <w:szCs w:val="24"/>
        </w:rPr>
      </w:pPr>
    </w:p>
    <w:p w14:paraId="14025917" w14:textId="77777777" w:rsidR="000471D8" w:rsidRPr="000471D8" w:rsidRDefault="000471D8" w:rsidP="000471D8">
      <w:pPr>
        <w:pStyle w:val="PargrafodaLista"/>
        <w:numPr>
          <w:ilvl w:val="0"/>
          <w:numId w:val="36"/>
        </w:numPr>
        <w:rPr>
          <w:rFonts w:cs="Arial"/>
          <w:bCs/>
          <w:vanish/>
          <w:szCs w:val="24"/>
        </w:rPr>
      </w:pPr>
    </w:p>
    <w:p w14:paraId="14025918" w14:textId="77777777" w:rsidR="000471D8" w:rsidRPr="000471D8" w:rsidRDefault="000471D8" w:rsidP="000471D8">
      <w:pPr>
        <w:pStyle w:val="PargrafodaLista"/>
        <w:numPr>
          <w:ilvl w:val="0"/>
          <w:numId w:val="36"/>
        </w:numPr>
        <w:rPr>
          <w:rFonts w:cs="Arial"/>
          <w:bCs/>
          <w:vanish/>
          <w:szCs w:val="24"/>
        </w:rPr>
      </w:pPr>
    </w:p>
    <w:p w14:paraId="14025919" w14:textId="77777777" w:rsidR="000471D8" w:rsidRPr="000471D8" w:rsidRDefault="000471D8" w:rsidP="000471D8">
      <w:pPr>
        <w:pStyle w:val="PargrafodaLista"/>
        <w:numPr>
          <w:ilvl w:val="0"/>
          <w:numId w:val="36"/>
        </w:numPr>
        <w:rPr>
          <w:rFonts w:cs="Arial"/>
          <w:bCs/>
          <w:vanish/>
          <w:szCs w:val="24"/>
        </w:rPr>
      </w:pPr>
    </w:p>
    <w:p w14:paraId="1402591A" w14:textId="77777777" w:rsidR="000471D8" w:rsidRPr="000471D8" w:rsidRDefault="000471D8" w:rsidP="000471D8">
      <w:pPr>
        <w:pStyle w:val="PargrafodaLista"/>
        <w:numPr>
          <w:ilvl w:val="0"/>
          <w:numId w:val="36"/>
        </w:numPr>
        <w:rPr>
          <w:rFonts w:cs="Arial"/>
          <w:bCs/>
          <w:vanish/>
          <w:szCs w:val="24"/>
        </w:rPr>
      </w:pPr>
    </w:p>
    <w:p w14:paraId="1402591B" w14:textId="77777777" w:rsidR="000471D8" w:rsidRPr="000471D8" w:rsidRDefault="000471D8" w:rsidP="000471D8">
      <w:pPr>
        <w:pStyle w:val="PargrafodaLista"/>
        <w:numPr>
          <w:ilvl w:val="0"/>
          <w:numId w:val="36"/>
        </w:numPr>
        <w:rPr>
          <w:rFonts w:cs="Arial"/>
          <w:bCs/>
          <w:vanish/>
          <w:szCs w:val="24"/>
        </w:rPr>
      </w:pPr>
    </w:p>
    <w:p w14:paraId="1402591C" w14:textId="77777777" w:rsidR="00C73752" w:rsidRDefault="001568F0" w:rsidP="000471D8">
      <w:pPr>
        <w:pStyle w:val="PargrafodaLista"/>
        <w:numPr>
          <w:ilvl w:val="1"/>
          <w:numId w:val="36"/>
        </w:numPr>
        <w:rPr>
          <w:rFonts w:cs="Arial"/>
          <w:bCs/>
          <w:szCs w:val="24"/>
        </w:rPr>
      </w:pPr>
      <w:r w:rsidRPr="00C73752">
        <w:rPr>
          <w:rFonts w:cs="Arial"/>
          <w:bCs/>
          <w:szCs w:val="24"/>
        </w:rPr>
        <w:t xml:space="preserve">O sistema deverá permitir a um cliente efetuar uma compra no site. </w:t>
      </w:r>
    </w:p>
    <w:p w14:paraId="1402591D" w14:textId="77777777" w:rsidR="00C73752" w:rsidRDefault="0073113B" w:rsidP="00C73752">
      <w:pPr>
        <w:pStyle w:val="PargrafodaLista"/>
        <w:numPr>
          <w:ilvl w:val="1"/>
          <w:numId w:val="36"/>
        </w:numPr>
        <w:rPr>
          <w:rFonts w:cs="Arial"/>
          <w:bCs/>
          <w:szCs w:val="24"/>
        </w:rPr>
      </w:pPr>
      <w:r w:rsidRPr="00C73752">
        <w:rPr>
          <w:rFonts w:cs="Arial"/>
          <w:bCs/>
          <w:szCs w:val="24"/>
        </w:rPr>
        <w:t xml:space="preserve">Um cliente para efetuar uma compra </w:t>
      </w:r>
      <w:r w:rsidR="00226EF6" w:rsidRPr="00C73752">
        <w:rPr>
          <w:rFonts w:cs="Arial"/>
          <w:bCs/>
          <w:szCs w:val="24"/>
        </w:rPr>
        <w:t>deverá</w:t>
      </w:r>
      <w:r w:rsidRPr="00C73752">
        <w:rPr>
          <w:rFonts w:cs="Arial"/>
          <w:bCs/>
          <w:szCs w:val="24"/>
        </w:rPr>
        <w:t xml:space="preserve"> estar cadastrado no sistema e </w:t>
      </w:r>
      <w:proofErr w:type="spellStart"/>
      <w:r w:rsidRPr="00C73752">
        <w:rPr>
          <w:rFonts w:cs="Arial"/>
          <w:bCs/>
          <w:szCs w:val="24"/>
        </w:rPr>
        <w:t>logado</w:t>
      </w:r>
      <w:proofErr w:type="spellEnd"/>
      <w:r w:rsidRPr="00C73752">
        <w:rPr>
          <w:rFonts w:cs="Arial"/>
          <w:bCs/>
          <w:szCs w:val="24"/>
        </w:rPr>
        <w:t>.</w:t>
      </w:r>
    </w:p>
    <w:p w14:paraId="1402591E" w14:textId="77777777" w:rsidR="00C73752" w:rsidRDefault="001568F0" w:rsidP="00C73752">
      <w:pPr>
        <w:pStyle w:val="PargrafodaLista"/>
        <w:numPr>
          <w:ilvl w:val="2"/>
          <w:numId w:val="36"/>
        </w:numPr>
        <w:rPr>
          <w:rFonts w:cs="Arial"/>
          <w:bCs/>
          <w:szCs w:val="24"/>
        </w:rPr>
      </w:pPr>
      <w:r w:rsidRPr="00C73752">
        <w:rPr>
          <w:rFonts w:cs="Arial"/>
          <w:bCs/>
          <w:szCs w:val="24"/>
        </w:rPr>
        <w:t xml:space="preserve">O sistema deve permitir o cadastro de um cliente caso </w:t>
      </w:r>
      <w:proofErr w:type="gramStart"/>
      <w:r w:rsidRPr="00C73752">
        <w:rPr>
          <w:rFonts w:cs="Arial"/>
          <w:bCs/>
          <w:szCs w:val="24"/>
        </w:rPr>
        <w:t>o mesmo</w:t>
      </w:r>
      <w:proofErr w:type="gramEnd"/>
      <w:r w:rsidRPr="00C73752">
        <w:rPr>
          <w:rFonts w:cs="Arial"/>
          <w:bCs/>
          <w:szCs w:val="24"/>
        </w:rPr>
        <w:t xml:space="preserve"> não esteja cadastrado. </w:t>
      </w:r>
    </w:p>
    <w:p w14:paraId="1402591F" w14:textId="77777777" w:rsidR="00BE4D46" w:rsidRDefault="00EF2077" w:rsidP="00BE4D46">
      <w:pPr>
        <w:pStyle w:val="PargrafodaLista"/>
        <w:numPr>
          <w:ilvl w:val="2"/>
          <w:numId w:val="36"/>
        </w:numPr>
        <w:rPr>
          <w:rFonts w:cs="Arial"/>
          <w:bCs/>
          <w:szCs w:val="24"/>
        </w:rPr>
      </w:pPr>
      <w:r w:rsidRPr="00C73752">
        <w:rPr>
          <w:rFonts w:cs="Arial"/>
          <w:bCs/>
          <w:szCs w:val="24"/>
        </w:rPr>
        <w:t xml:space="preserve">O sistema deve permitir seleção de produtos pré-fabricados </w:t>
      </w:r>
      <w:r w:rsidR="00DD5079">
        <w:rPr>
          <w:rFonts w:cs="Arial"/>
          <w:bCs/>
          <w:szCs w:val="24"/>
        </w:rPr>
        <w:t>ou</w:t>
      </w:r>
      <w:r w:rsidRPr="00C73752">
        <w:rPr>
          <w:rFonts w:cs="Arial"/>
          <w:bCs/>
          <w:szCs w:val="24"/>
        </w:rPr>
        <w:t xml:space="preserve"> de produto personalizado pelo cliente </w:t>
      </w:r>
      <w:proofErr w:type="spellStart"/>
      <w:r w:rsidRPr="00C73752">
        <w:rPr>
          <w:rFonts w:cs="Arial"/>
          <w:bCs/>
          <w:szCs w:val="24"/>
        </w:rPr>
        <w:t>logado</w:t>
      </w:r>
      <w:proofErr w:type="spellEnd"/>
      <w:r w:rsidRPr="00C73752">
        <w:rPr>
          <w:rFonts w:cs="Arial"/>
          <w:bCs/>
          <w:szCs w:val="24"/>
        </w:rPr>
        <w:t>.</w:t>
      </w:r>
    </w:p>
    <w:p w14:paraId="14025920" w14:textId="77777777" w:rsidR="00BE4D46" w:rsidRDefault="00EF2077" w:rsidP="00BE4D46">
      <w:pPr>
        <w:pStyle w:val="PargrafodaLista"/>
        <w:numPr>
          <w:ilvl w:val="2"/>
          <w:numId w:val="36"/>
        </w:numPr>
        <w:rPr>
          <w:rFonts w:cs="Arial"/>
          <w:bCs/>
          <w:szCs w:val="24"/>
        </w:rPr>
      </w:pPr>
      <w:r w:rsidRPr="00BE4D46">
        <w:rPr>
          <w:rFonts w:cs="Arial"/>
          <w:bCs/>
          <w:szCs w:val="24"/>
        </w:rPr>
        <w:t>O sistema deve solicitar para cada produto selecionado a quantidade de compra deste produto</w:t>
      </w:r>
      <w:r w:rsidR="00661E49" w:rsidRPr="00BE4D46">
        <w:rPr>
          <w:rFonts w:cs="Arial"/>
          <w:bCs/>
          <w:szCs w:val="24"/>
        </w:rPr>
        <w:t>.</w:t>
      </w:r>
    </w:p>
    <w:p w14:paraId="14025921" w14:textId="77777777" w:rsidR="00BE4D46" w:rsidRDefault="00661E49" w:rsidP="00BE4D46">
      <w:pPr>
        <w:pStyle w:val="PargrafodaLista"/>
        <w:numPr>
          <w:ilvl w:val="2"/>
          <w:numId w:val="36"/>
        </w:numPr>
        <w:rPr>
          <w:rFonts w:cs="Arial"/>
          <w:bCs/>
          <w:szCs w:val="24"/>
        </w:rPr>
      </w:pPr>
      <w:r w:rsidRPr="00BE4D46">
        <w:rPr>
          <w:rFonts w:cs="Arial"/>
          <w:bCs/>
          <w:szCs w:val="24"/>
        </w:rPr>
        <w:t>Para produtos pré-fabricados o sistema deve apresentar o valor de venda do produto</w:t>
      </w:r>
      <w:r w:rsidR="00EF2077" w:rsidRPr="00BE4D46">
        <w:rPr>
          <w:rFonts w:cs="Arial"/>
          <w:bCs/>
          <w:szCs w:val="24"/>
        </w:rPr>
        <w:t>.</w:t>
      </w:r>
    </w:p>
    <w:p w14:paraId="14025922" w14:textId="77777777" w:rsidR="00BE4D46" w:rsidRDefault="00661E49" w:rsidP="00BE4D46">
      <w:pPr>
        <w:pStyle w:val="PargrafodaLista"/>
        <w:numPr>
          <w:ilvl w:val="2"/>
          <w:numId w:val="36"/>
        </w:numPr>
        <w:rPr>
          <w:rFonts w:cs="Arial"/>
          <w:bCs/>
          <w:szCs w:val="24"/>
        </w:rPr>
      </w:pPr>
      <w:r w:rsidRPr="00BE4D46">
        <w:rPr>
          <w:rFonts w:cs="Arial"/>
          <w:bCs/>
          <w:szCs w:val="24"/>
        </w:rPr>
        <w:lastRenderedPageBreak/>
        <w:t>Para produtos pers</w:t>
      </w:r>
      <w:r w:rsidR="00EF2BDE" w:rsidRPr="00BE4D46">
        <w:rPr>
          <w:rFonts w:cs="Arial"/>
          <w:bCs/>
          <w:szCs w:val="24"/>
        </w:rPr>
        <w:t>o</w:t>
      </w:r>
      <w:r w:rsidRPr="00BE4D46">
        <w:rPr>
          <w:rFonts w:cs="Arial"/>
          <w:bCs/>
          <w:szCs w:val="24"/>
        </w:rPr>
        <w:t>nali</w:t>
      </w:r>
      <w:r w:rsidR="00EF2BDE" w:rsidRPr="00BE4D46">
        <w:rPr>
          <w:rFonts w:cs="Arial"/>
          <w:bCs/>
          <w:szCs w:val="24"/>
        </w:rPr>
        <w:t>z</w:t>
      </w:r>
      <w:r w:rsidRPr="00BE4D46">
        <w:rPr>
          <w:rFonts w:cs="Arial"/>
          <w:bCs/>
          <w:szCs w:val="24"/>
        </w:rPr>
        <w:t>ado</w:t>
      </w:r>
      <w:r w:rsidR="00EF2BDE" w:rsidRPr="00BE4D46">
        <w:rPr>
          <w:rFonts w:cs="Arial"/>
          <w:bCs/>
          <w:szCs w:val="24"/>
        </w:rPr>
        <w:t>s</w:t>
      </w:r>
      <w:r w:rsidRPr="00BE4D46">
        <w:rPr>
          <w:rFonts w:cs="Arial"/>
          <w:bCs/>
          <w:szCs w:val="24"/>
        </w:rPr>
        <w:t xml:space="preserve"> o sistema deve</w:t>
      </w:r>
      <w:r w:rsidR="00C60AC2" w:rsidRPr="00BE4D46">
        <w:rPr>
          <w:rFonts w:cs="Arial"/>
          <w:bCs/>
          <w:szCs w:val="24"/>
        </w:rPr>
        <w:t xml:space="preserve"> calcular o valor de acordo com o tipo de impressão da imagem na camiseta, pelo modelo e pela quantidade</w:t>
      </w:r>
      <w:r w:rsidRPr="00BE4D46">
        <w:rPr>
          <w:rFonts w:cs="Arial"/>
          <w:bCs/>
          <w:szCs w:val="24"/>
        </w:rPr>
        <w:t>.</w:t>
      </w:r>
    </w:p>
    <w:p w14:paraId="14025923" w14:textId="77777777" w:rsidR="00D80845" w:rsidRDefault="001568F0" w:rsidP="00D80845">
      <w:pPr>
        <w:pStyle w:val="PargrafodaLista"/>
        <w:numPr>
          <w:ilvl w:val="2"/>
          <w:numId w:val="36"/>
        </w:numPr>
        <w:rPr>
          <w:rFonts w:cs="Arial"/>
          <w:bCs/>
          <w:szCs w:val="24"/>
        </w:rPr>
      </w:pPr>
      <w:r w:rsidRPr="00BE4D46">
        <w:rPr>
          <w:rFonts w:cs="Arial"/>
          <w:bCs/>
          <w:szCs w:val="24"/>
        </w:rPr>
        <w:t>O sistema deve calcular o valor total e informar ao cliente. Caso o cliente confirmar a compra o sistema deve solicitar a forma de pagamento.</w:t>
      </w:r>
    </w:p>
    <w:p w14:paraId="14025924" w14:textId="77777777" w:rsidR="00D80845" w:rsidRDefault="001568F0" w:rsidP="00D80845">
      <w:pPr>
        <w:pStyle w:val="PargrafodaLista"/>
        <w:numPr>
          <w:ilvl w:val="3"/>
          <w:numId w:val="36"/>
        </w:numPr>
        <w:rPr>
          <w:rFonts w:cs="Arial"/>
          <w:bCs/>
          <w:szCs w:val="24"/>
        </w:rPr>
      </w:pPr>
      <w:r w:rsidRPr="00D80845">
        <w:rPr>
          <w:rFonts w:cs="Arial"/>
          <w:bCs/>
          <w:szCs w:val="24"/>
        </w:rPr>
        <w:t>O sistema deve permitir os seguintes modos de pagamento: Boleto bancário ou cartão de crédito.</w:t>
      </w:r>
    </w:p>
    <w:p w14:paraId="14025925" w14:textId="77777777" w:rsidR="001568F0" w:rsidRPr="00D80845" w:rsidRDefault="001568F0" w:rsidP="00D80845">
      <w:pPr>
        <w:pStyle w:val="PargrafodaLista"/>
        <w:numPr>
          <w:ilvl w:val="3"/>
          <w:numId w:val="36"/>
        </w:numPr>
        <w:rPr>
          <w:rFonts w:cs="Arial"/>
          <w:bCs/>
          <w:szCs w:val="24"/>
        </w:rPr>
      </w:pPr>
      <w:r w:rsidRPr="00D80845">
        <w:rPr>
          <w:rFonts w:cs="Arial"/>
          <w:bCs/>
          <w:szCs w:val="24"/>
        </w:rPr>
        <w:t>O sistema deverá permitir caso o cliente selecione a compra por boleto bancário, gerar um boleto e enviar para o e-mail do cliente para o devido pagamento da compra.</w:t>
      </w:r>
    </w:p>
    <w:p w14:paraId="14025926" w14:textId="77777777" w:rsidR="003603F7" w:rsidRPr="003603F7" w:rsidRDefault="003603F7" w:rsidP="003603F7">
      <w:pPr>
        <w:pStyle w:val="PargrafodaLista"/>
        <w:numPr>
          <w:ilvl w:val="0"/>
          <w:numId w:val="20"/>
        </w:numPr>
        <w:rPr>
          <w:rFonts w:cs="Arial"/>
          <w:bCs/>
          <w:vanish/>
          <w:szCs w:val="24"/>
        </w:rPr>
      </w:pPr>
    </w:p>
    <w:p w14:paraId="14025927" w14:textId="77777777" w:rsidR="003603F7" w:rsidRPr="003603F7" w:rsidRDefault="003603F7" w:rsidP="003603F7">
      <w:pPr>
        <w:pStyle w:val="PargrafodaLista"/>
        <w:numPr>
          <w:ilvl w:val="0"/>
          <w:numId w:val="20"/>
        </w:numPr>
        <w:rPr>
          <w:rFonts w:cs="Arial"/>
          <w:bCs/>
          <w:vanish/>
          <w:szCs w:val="24"/>
        </w:rPr>
      </w:pPr>
    </w:p>
    <w:p w14:paraId="14025928" w14:textId="77777777" w:rsidR="003603F7" w:rsidRPr="003603F7" w:rsidRDefault="003603F7" w:rsidP="003603F7">
      <w:pPr>
        <w:pStyle w:val="PargrafodaLista"/>
        <w:numPr>
          <w:ilvl w:val="0"/>
          <w:numId w:val="20"/>
        </w:numPr>
        <w:rPr>
          <w:rFonts w:cs="Arial"/>
          <w:bCs/>
          <w:vanish/>
          <w:szCs w:val="24"/>
        </w:rPr>
      </w:pPr>
    </w:p>
    <w:p w14:paraId="14025929" w14:textId="77777777" w:rsidR="003603F7" w:rsidRPr="003603F7" w:rsidRDefault="003603F7" w:rsidP="003603F7">
      <w:pPr>
        <w:pStyle w:val="PargrafodaLista"/>
        <w:numPr>
          <w:ilvl w:val="1"/>
          <w:numId w:val="20"/>
        </w:numPr>
        <w:rPr>
          <w:rFonts w:cs="Arial"/>
          <w:bCs/>
          <w:vanish/>
          <w:szCs w:val="24"/>
        </w:rPr>
      </w:pPr>
    </w:p>
    <w:p w14:paraId="1402592A" w14:textId="77777777" w:rsidR="003603F7" w:rsidRPr="003603F7" w:rsidRDefault="003603F7" w:rsidP="003603F7">
      <w:pPr>
        <w:pStyle w:val="PargrafodaLista"/>
        <w:numPr>
          <w:ilvl w:val="2"/>
          <w:numId w:val="20"/>
        </w:numPr>
        <w:rPr>
          <w:rFonts w:cs="Arial"/>
          <w:bCs/>
          <w:vanish/>
          <w:szCs w:val="24"/>
        </w:rPr>
      </w:pPr>
    </w:p>
    <w:p w14:paraId="1402592B" w14:textId="77777777" w:rsidR="003603F7" w:rsidRPr="003603F7" w:rsidRDefault="003603F7" w:rsidP="003603F7">
      <w:pPr>
        <w:pStyle w:val="PargrafodaLista"/>
        <w:numPr>
          <w:ilvl w:val="2"/>
          <w:numId w:val="20"/>
        </w:numPr>
        <w:rPr>
          <w:rFonts w:cs="Arial"/>
          <w:bCs/>
          <w:vanish/>
          <w:szCs w:val="24"/>
        </w:rPr>
      </w:pPr>
    </w:p>
    <w:p w14:paraId="1402592C" w14:textId="77777777" w:rsidR="003603F7" w:rsidRPr="003603F7" w:rsidRDefault="003603F7" w:rsidP="003603F7">
      <w:pPr>
        <w:pStyle w:val="PargrafodaLista"/>
        <w:numPr>
          <w:ilvl w:val="2"/>
          <w:numId w:val="20"/>
        </w:numPr>
        <w:rPr>
          <w:rFonts w:cs="Arial"/>
          <w:bCs/>
          <w:vanish/>
          <w:szCs w:val="24"/>
        </w:rPr>
      </w:pPr>
    </w:p>
    <w:p w14:paraId="1402592D" w14:textId="77777777" w:rsidR="003603F7" w:rsidRPr="003603F7" w:rsidRDefault="003603F7" w:rsidP="003603F7">
      <w:pPr>
        <w:pStyle w:val="PargrafodaLista"/>
        <w:numPr>
          <w:ilvl w:val="2"/>
          <w:numId w:val="20"/>
        </w:numPr>
        <w:rPr>
          <w:rFonts w:cs="Arial"/>
          <w:bCs/>
          <w:vanish/>
          <w:szCs w:val="24"/>
        </w:rPr>
      </w:pPr>
    </w:p>
    <w:p w14:paraId="1402592E" w14:textId="77777777" w:rsidR="003603F7" w:rsidRPr="003603F7" w:rsidRDefault="003603F7" w:rsidP="003603F7">
      <w:pPr>
        <w:pStyle w:val="PargrafodaLista"/>
        <w:numPr>
          <w:ilvl w:val="2"/>
          <w:numId w:val="20"/>
        </w:numPr>
        <w:rPr>
          <w:rFonts w:cs="Arial"/>
          <w:bCs/>
          <w:vanish/>
          <w:szCs w:val="24"/>
        </w:rPr>
      </w:pPr>
    </w:p>
    <w:p w14:paraId="1402592F" w14:textId="77777777" w:rsidR="003603F7" w:rsidRPr="003603F7" w:rsidRDefault="003603F7" w:rsidP="003603F7">
      <w:pPr>
        <w:pStyle w:val="PargrafodaLista"/>
        <w:numPr>
          <w:ilvl w:val="2"/>
          <w:numId w:val="20"/>
        </w:numPr>
        <w:rPr>
          <w:rFonts w:cs="Arial"/>
          <w:bCs/>
          <w:vanish/>
          <w:szCs w:val="24"/>
        </w:rPr>
      </w:pPr>
    </w:p>
    <w:p w14:paraId="14025930" w14:textId="77777777" w:rsidR="003603F7" w:rsidRPr="003603F7" w:rsidRDefault="003603F7" w:rsidP="003603F7">
      <w:pPr>
        <w:pStyle w:val="PargrafodaLista"/>
        <w:numPr>
          <w:ilvl w:val="0"/>
          <w:numId w:val="43"/>
        </w:numPr>
        <w:rPr>
          <w:rFonts w:cs="Arial"/>
          <w:bCs/>
          <w:vanish/>
          <w:szCs w:val="24"/>
        </w:rPr>
      </w:pPr>
    </w:p>
    <w:p w14:paraId="14025931" w14:textId="77777777" w:rsidR="003603F7" w:rsidRPr="003603F7" w:rsidRDefault="003603F7" w:rsidP="003603F7">
      <w:pPr>
        <w:pStyle w:val="PargrafodaLista"/>
        <w:numPr>
          <w:ilvl w:val="0"/>
          <w:numId w:val="43"/>
        </w:numPr>
        <w:rPr>
          <w:rFonts w:cs="Arial"/>
          <w:bCs/>
          <w:vanish/>
          <w:szCs w:val="24"/>
        </w:rPr>
      </w:pPr>
    </w:p>
    <w:p w14:paraId="14025932" w14:textId="77777777" w:rsidR="003603F7" w:rsidRPr="003603F7" w:rsidRDefault="003603F7" w:rsidP="003603F7">
      <w:pPr>
        <w:pStyle w:val="PargrafodaLista"/>
        <w:numPr>
          <w:ilvl w:val="0"/>
          <w:numId w:val="43"/>
        </w:numPr>
        <w:rPr>
          <w:rFonts w:cs="Arial"/>
          <w:bCs/>
          <w:vanish/>
          <w:szCs w:val="24"/>
        </w:rPr>
      </w:pPr>
    </w:p>
    <w:p w14:paraId="14025933" w14:textId="77777777" w:rsidR="003603F7" w:rsidRPr="003603F7" w:rsidRDefault="003603F7" w:rsidP="003603F7">
      <w:pPr>
        <w:pStyle w:val="PargrafodaLista"/>
        <w:numPr>
          <w:ilvl w:val="0"/>
          <w:numId w:val="43"/>
        </w:numPr>
        <w:rPr>
          <w:rFonts w:cs="Arial"/>
          <w:bCs/>
          <w:vanish/>
          <w:szCs w:val="24"/>
        </w:rPr>
      </w:pPr>
    </w:p>
    <w:p w14:paraId="14025934" w14:textId="77777777" w:rsidR="003603F7" w:rsidRPr="003603F7" w:rsidRDefault="003603F7" w:rsidP="003603F7">
      <w:pPr>
        <w:pStyle w:val="PargrafodaLista"/>
        <w:numPr>
          <w:ilvl w:val="0"/>
          <w:numId w:val="43"/>
        </w:numPr>
        <w:rPr>
          <w:rFonts w:cs="Arial"/>
          <w:bCs/>
          <w:vanish/>
          <w:szCs w:val="24"/>
        </w:rPr>
      </w:pPr>
    </w:p>
    <w:p w14:paraId="14025935" w14:textId="77777777" w:rsidR="003603F7" w:rsidRPr="003603F7" w:rsidRDefault="003603F7" w:rsidP="003603F7">
      <w:pPr>
        <w:pStyle w:val="PargrafodaLista"/>
        <w:numPr>
          <w:ilvl w:val="0"/>
          <w:numId w:val="43"/>
        </w:numPr>
        <w:rPr>
          <w:rFonts w:cs="Arial"/>
          <w:bCs/>
          <w:vanish/>
          <w:szCs w:val="24"/>
        </w:rPr>
      </w:pPr>
    </w:p>
    <w:p w14:paraId="14025936" w14:textId="77777777" w:rsidR="003603F7" w:rsidRPr="003603F7" w:rsidRDefault="003603F7" w:rsidP="003603F7">
      <w:pPr>
        <w:pStyle w:val="PargrafodaLista"/>
        <w:numPr>
          <w:ilvl w:val="0"/>
          <w:numId w:val="43"/>
        </w:numPr>
        <w:rPr>
          <w:rFonts w:cs="Arial"/>
          <w:bCs/>
          <w:vanish/>
          <w:szCs w:val="24"/>
        </w:rPr>
      </w:pPr>
    </w:p>
    <w:p w14:paraId="14025937" w14:textId="77777777" w:rsidR="003603F7" w:rsidRPr="003603F7" w:rsidRDefault="003603F7" w:rsidP="003603F7">
      <w:pPr>
        <w:pStyle w:val="PargrafodaLista"/>
        <w:numPr>
          <w:ilvl w:val="0"/>
          <w:numId w:val="43"/>
        </w:numPr>
        <w:rPr>
          <w:rFonts w:cs="Arial"/>
          <w:bCs/>
          <w:vanish/>
          <w:szCs w:val="24"/>
        </w:rPr>
      </w:pPr>
    </w:p>
    <w:p w14:paraId="14025938" w14:textId="77777777" w:rsidR="003603F7" w:rsidRPr="003603F7" w:rsidRDefault="003603F7" w:rsidP="003603F7">
      <w:pPr>
        <w:pStyle w:val="PargrafodaLista"/>
        <w:numPr>
          <w:ilvl w:val="0"/>
          <w:numId w:val="43"/>
        </w:numPr>
        <w:rPr>
          <w:rFonts w:cs="Arial"/>
          <w:bCs/>
          <w:vanish/>
          <w:szCs w:val="24"/>
        </w:rPr>
      </w:pPr>
    </w:p>
    <w:p w14:paraId="14025939" w14:textId="77777777" w:rsidR="003603F7" w:rsidRPr="003603F7" w:rsidRDefault="003603F7" w:rsidP="003603F7">
      <w:pPr>
        <w:pStyle w:val="PargrafodaLista"/>
        <w:numPr>
          <w:ilvl w:val="0"/>
          <w:numId w:val="43"/>
        </w:numPr>
        <w:rPr>
          <w:rFonts w:cs="Arial"/>
          <w:bCs/>
          <w:vanish/>
          <w:szCs w:val="24"/>
        </w:rPr>
      </w:pPr>
    </w:p>
    <w:p w14:paraId="1402593A" w14:textId="77777777" w:rsidR="003603F7" w:rsidRPr="003603F7" w:rsidRDefault="003603F7" w:rsidP="003603F7">
      <w:pPr>
        <w:pStyle w:val="PargrafodaLista"/>
        <w:numPr>
          <w:ilvl w:val="1"/>
          <w:numId w:val="43"/>
        </w:numPr>
        <w:rPr>
          <w:rFonts w:cs="Arial"/>
          <w:bCs/>
          <w:vanish/>
          <w:szCs w:val="24"/>
        </w:rPr>
      </w:pPr>
    </w:p>
    <w:p w14:paraId="1402593B" w14:textId="77777777" w:rsidR="003603F7" w:rsidRPr="003603F7" w:rsidRDefault="003603F7" w:rsidP="003603F7">
      <w:pPr>
        <w:pStyle w:val="PargrafodaLista"/>
        <w:numPr>
          <w:ilvl w:val="1"/>
          <w:numId w:val="43"/>
        </w:numPr>
        <w:rPr>
          <w:rFonts w:cs="Arial"/>
          <w:bCs/>
          <w:vanish/>
          <w:szCs w:val="24"/>
        </w:rPr>
      </w:pPr>
    </w:p>
    <w:p w14:paraId="1402593C" w14:textId="77777777" w:rsidR="001568F0" w:rsidRPr="003603F7" w:rsidRDefault="001568F0" w:rsidP="003603F7">
      <w:pPr>
        <w:pStyle w:val="PargrafodaLista"/>
        <w:numPr>
          <w:ilvl w:val="1"/>
          <w:numId w:val="43"/>
        </w:numPr>
        <w:rPr>
          <w:rFonts w:cs="Arial"/>
          <w:bCs/>
          <w:szCs w:val="24"/>
        </w:rPr>
      </w:pPr>
      <w:r w:rsidRPr="003603F7">
        <w:rPr>
          <w:rFonts w:cs="Arial"/>
          <w:bCs/>
          <w:szCs w:val="24"/>
        </w:rPr>
        <w:t xml:space="preserve">O sistema deverá salvar os dados do cliente </w:t>
      </w:r>
      <w:r w:rsidR="00E3710B" w:rsidRPr="003603F7">
        <w:rPr>
          <w:rFonts w:cs="Arial"/>
          <w:bCs/>
          <w:szCs w:val="24"/>
        </w:rPr>
        <w:t xml:space="preserve">assim como a hora e a data da compra </w:t>
      </w:r>
      <w:r w:rsidRPr="003603F7">
        <w:rPr>
          <w:rFonts w:cs="Arial"/>
          <w:bCs/>
          <w:szCs w:val="24"/>
        </w:rPr>
        <w:t>e os produtos comprados após a confirmação do pagamento.</w:t>
      </w:r>
    </w:p>
    <w:p w14:paraId="1402593D" w14:textId="6F08D068" w:rsidR="001568F0" w:rsidRPr="003603F7" w:rsidRDefault="001568F0" w:rsidP="003603F7">
      <w:pPr>
        <w:pStyle w:val="PargrafodaLista"/>
        <w:numPr>
          <w:ilvl w:val="1"/>
          <w:numId w:val="43"/>
        </w:numPr>
        <w:rPr>
          <w:rFonts w:cs="Arial"/>
          <w:bCs/>
          <w:szCs w:val="24"/>
        </w:rPr>
      </w:pPr>
      <w:r w:rsidRPr="003603F7">
        <w:rPr>
          <w:rFonts w:cs="Arial"/>
          <w:bCs/>
          <w:szCs w:val="24"/>
        </w:rPr>
        <w:t>Os dados da venda, como a forma de pagamento, produtos comprados e o valor da compra devem ser enviados por e-mail para o cliente após a confirmação da venda.</w:t>
      </w:r>
    </w:p>
    <w:p w14:paraId="1402593E" w14:textId="77777777" w:rsidR="001568F0" w:rsidRDefault="001568F0" w:rsidP="00EE6DD6">
      <w:pPr>
        <w:ind w:firstLine="0"/>
        <w:rPr>
          <w:rFonts w:cs="Arial"/>
          <w:bCs/>
          <w:szCs w:val="24"/>
        </w:rPr>
      </w:pPr>
    </w:p>
    <w:p w14:paraId="1402593F" w14:textId="77777777" w:rsidR="00301424" w:rsidRPr="008D0A77" w:rsidRDefault="00301424" w:rsidP="3C00E184">
      <w:pPr>
        <w:pStyle w:val="Ttulo3"/>
        <w:numPr>
          <w:ilvl w:val="2"/>
          <w:numId w:val="0"/>
        </w:numPr>
        <w:ind w:left="720" w:hanging="720"/>
        <w:rPr>
          <w:b/>
        </w:rPr>
      </w:pPr>
      <w:bookmarkStart w:id="178" w:name="_Toc522018452"/>
      <w:r w:rsidRPr="008D0A77">
        <w:rPr>
          <w:b/>
        </w:rPr>
        <w:t>RF1</w:t>
      </w:r>
      <w:r w:rsidR="00DB256B" w:rsidRPr="008D0A77">
        <w:rPr>
          <w:b/>
        </w:rPr>
        <w:t>1</w:t>
      </w:r>
      <w:r w:rsidRPr="008D0A77">
        <w:rPr>
          <w:b/>
        </w:rPr>
        <w:t xml:space="preserve"> – Gerar relatório de vendas confirmadas</w:t>
      </w:r>
      <w:bookmarkEnd w:id="178"/>
    </w:p>
    <w:p w14:paraId="14025940" w14:textId="77777777" w:rsidR="00784F85" w:rsidRDefault="00784F85" w:rsidP="00EE6DD6">
      <w:pPr>
        <w:ind w:firstLine="0"/>
        <w:rPr>
          <w:rFonts w:cs="Arial"/>
          <w:b/>
          <w:bCs/>
          <w:szCs w:val="24"/>
        </w:rPr>
      </w:pPr>
    </w:p>
    <w:p w14:paraId="14025941" w14:textId="77777777" w:rsidR="006F69AD" w:rsidRPr="006F69AD" w:rsidRDefault="006F69AD" w:rsidP="006F69AD">
      <w:pPr>
        <w:pStyle w:val="PargrafodaLista"/>
        <w:numPr>
          <w:ilvl w:val="0"/>
          <w:numId w:val="39"/>
        </w:numPr>
        <w:rPr>
          <w:rFonts w:cs="Arial"/>
          <w:bCs/>
          <w:vanish/>
          <w:szCs w:val="24"/>
        </w:rPr>
      </w:pPr>
    </w:p>
    <w:p w14:paraId="14025942" w14:textId="77777777" w:rsidR="006F69AD" w:rsidRPr="006F69AD" w:rsidRDefault="006F69AD" w:rsidP="006F69AD">
      <w:pPr>
        <w:pStyle w:val="PargrafodaLista"/>
        <w:numPr>
          <w:ilvl w:val="0"/>
          <w:numId w:val="39"/>
        </w:numPr>
        <w:rPr>
          <w:rFonts w:cs="Arial"/>
          <w:bCs/>
          <w:vanish/>
          <w:szCs w:val="24"/>
        </w:rPr>
      </w:pPr>
    </w:p>
    <w:p w14:paraId="14025943" w14:textId="77777777" w:rsidR="006F69AD" w:rsidRPr="006F69AD" w:rsidRDefault="006F69AD" w:rsidP="006F69AD">
      <w:pPr>
        <w:pStyle w:val="PargrafodaLista"/>
        <w:numPr>
          <w:ilvl w:val="0"/>
          <w:numId w:val="39"/>
        </w:numPr>
        <w:rPr>
          <w:rFonts w:cs="Arial"/>
          <w:bCs/>
          <w:vanish/>
          <w:szCs w:val="24"/>
        </w:rPr>
      </w:pPr>
    </w:p>
    <w:p w14:paraId="14025944" w14:textId="77777777" w:rsidR="006F69AD" w:rsidRPr="006F69AD" w:rsidRDefault="006F69AD" w:rsidP="006F69AD">
      <w:pPr>
        <w:pStyle w:val="PargrafodaLista"/>
        <w:numPr>
          <w:ilvl w:val="0"/>
          <w:numId w:val="39"/>
        </w:numPr>
        <w:rPr>
          <w:rFonts w:cs="Arial"/>
          <w:bCs/>
          <w:vanish/>
          <w:szCs w:val="24"/>
        </w:rPr>
      </w:pPr>
    </w:p>
    <w:p w14:paraId="14025945" w14:textId="77777777" w:rsidR="006F69AD" w:rsidRPr="006F69AD" w:rsidRDefault="006F69AD" w:rsidP="006F69AD">
      <w:pPr>
        <w:pStyle w:val="PargrafodaLista"/>
        <w:numPr>
          <w:ilvl w:val="0"/>
          <w:numId w:val="39"/>
        </w:numPr>
        <w:rPr>
          <w:rFonts w:cs="Arial"/>
          <w:bCs/>
          <w:vanish/>
          <w:szCs w:val="24"/>
        </w:rPr>
      </w:pPr>
    </w:p>
    <w:p w14:paraId="14025946" w14:textId="77777777" w:rsidR="006F69AD" w:rsidRPr="006F69AD" w:rsidRDefault="006F69AD" w:rsidP="006F69AD">
      <w:pPr>
        <w:pStyle w:val="PargrafodaLista"/>
        <w:numPr>
          <w:ilvl w:val="0"/>
          <w:numId w:val="39"/>
        </w:numPr>
        <w:rPr>
          <w:rFonts w:cs="Arial"/>
          <w:bCs/>
          <w:vanish/>
          <w:szCs w:val="24"/>
        </w:rPr>
      </w:pPr>
    </w:p>
    <w:p w14:paraId="14025947" w14:textId="77777777" w:rsidR="006F69AD" w:rsidRPr="006F69AD" w:rsidRDefault="006F69AD" w:rsidP="006F69AD">
      <w:pPr>
        <w:pStyle w:val="PargrafodaLista"/>
        <w:numPr>
          <w:ilvl w:val="0"/>
          <w:numId w:val="39"/>
        </w:numPr>
        <w:rPr>
          <w:rFonts w:cs="Arial"/>
          <w:bCs/>
          <w:vanish/>
          <w:szCs w:val="24"/>
        </w:rPr>
      </w:pPr>
    </w:p>
    <w:p w14:paraId="14025948" w14:textId="77777777" w:rsidR="006F69AD" w:rsidRPr="006F69AD" w:rsidRDefault="006F69AD" w:rsidP="006F69AD">
      <w:pPr>
        <w:pStyle w:val="PargrafodaLista"/>
        <w:numPr>
          <w:ilvl w:val="0"/>
          <w:numId w:val="39"/>
        </w:numPr>
        <w:rPr>
          <w:rFonts w:cs="Arial"/>
          <w:bCs/>
          <w:vanish/>
          <w:szCs w:val="24"/>
        </w:rPr>
      </w:pPr>
    </w:p>
    <w:p w14:paraId="14025949" w14:textId="77777777" w:rsidR="006F69AD" w:rsidRPr="006F69AD" w:rsidRDefault="006F69AD" w:rsidP="006F69AD">
      <w:pPr>
        <w:pStyle w:val="PargrafodaLista"/>
        <w:numPr>
          <w:ilvl w:val="0"/>
          <w:numId w:val="39"/>
        </w:numPr>
        <w:rPr>
          <w:rFonts w:cs="Arial"/>
          <w:bCs/>
          <w:vanish/>
          <w:szCs w:val="24"/>
        </w:rPr>
      </w:pPr>
    </w:p>
    <w:p w14:paraId="1402594A" w14:textId="77777777" w:rsidR="006F69AD" w:rsidRPr="006F69AD" w:rsidRDefault="006F69AD" w:rsidP="006F69AD">
      <w:pPr>
        <w:pStyle w:val="PargrafodaLista"/>
        <w:numPr>
          <w:ilvl w:val="0"/>
          <w:numId w:val="39"/>
        </w:numPr>
        <w:rPr>
          <w:rFonts w:cs="Arial"/>
          <w:bCs/>
          <w:vanish/>
          <w:szCs w:val="24"/>
        </w:rPr>
      </w:pPr>
    </w:p>
    <w:p w14:paraId="1402594B" w14:textId="77777777" w:rsidR="006F69AD" w:rsidRPr="006F69AD" w:rsidRDefault="006F69AD" w:rsidP="006F69AD">
      <w:pPr>
        <w:pStyle w:val="PargrafodaLista"/>
        <w:numPr>
          <w:ilvl w:val="0"/>
          <w:numId w:val="39"/>
        </w:numPr>
        <w:rPr>
          <w:rFonts w:cs="Arial"/>
          <w:bCs/>
          <w:vanish/>
          <w:szCs w:val="24"/>
        </w:rPr>
      </w:pPr>
    </w:p>
    <w:p w14:paraId="1402594C" w14:textId="77777777" w:rsidR="008A2681" w:rsidRDefault="005D57D0" w:rsidP="008A2681">
      <w:pPr>
        <w:pStyle w:val="PargrafodaLista"/>
        <w:numPr>
          <w:ilvl w:val="1"/>
          <w:numId w:val="39"/>
        </w:numPr>
        <w:rPr>
          <w:rFonts w:cs="Arial"/>
          <w:bCs/>
          <w:szCs w:val="24"/>
        </w:rPr>
      </w:pPr>
      <w:r w:rsidRPr="00306D2F">
        <w:rPr>
          <w:rFonts w:cs="Arial"/>
          <w:bCs/>
          <w:szCs w:val="24"/>
        </w:rPr>
        <w:t>O sistema deve permitir a geração de um relatório que consulte as vendas que foram efetivadas pelos clientes.</w:t>
      </w:r>
    </w:p>
    <w:p w14:paraId="1402594D" w14:textId="77777777" w:rsidR="00AB1141" w:rsidRDefault="002246F0" w:rsidP="008A2681">
      <w:pPr>
        <w:pStyle w:val="PargrafodaLista"/>
        <w:numPr>
          <w:ilvl w:val="2"/>
          <w:numId w:val="39"/>
        </w:numPr>
        <w:rPr>
          <w:rFonts w:cs="Arial"/>
          <w:bCs/>
          <w:szCs w:val="24"/>
        </w:rPr>
      </w:pPr>
      <w:r w:rsidRPr="008A2681">
        <w:rPr>
          <w:rFonts w:cs="Arial"/>
          <w:bCs/>
          <w:szCs w:val="24"/>
        </w:rPr>
        <w:t>O sistema deve permitir que os relatórios de vendas confirmadas constem data e hora de venda</w:t>
      </w:r>
      <w:r w:rsidR="006F5E19" w:rsidRPr="008A2681">
        <w:rPr>
          <w:rFonts w:cs="Arial"/>
          <w:bCs/>
          <w:szCs w:val="24"/>
        </w:rPr>
        <w:t>, produto comprado, quantidade comprada e endereço do cliente</w:t>
      </w:r>
      <w:r w:rsidRPr="008A2681">
        <w:rPr>
          <w:rFonts w:cs="Arial"/>
          <w:bCs/>
          <w:szCs w:val="24"/>
        </w:rPr>
        <w:t>.</w:t>
      </w:r>
    </w:p>
    <w:p w14:paraId="05C3272C" w14:textId="4A70C034" w:rsidR="005F4384" w:rsidRPr="00CA3DC9" w:rsidRDefault="001D1898" w:rsidP="001D1898">
      <w:pPr>
        <w:pStyle w:val="PargrafodaLista"/>
        <w:numPr>
          <w:ilvl w:val="1"/>
          <w:numId w:val="39"/>
        </w:numPr>
        <w:rPr>
          <w:rFonts w:cs="Arial"/>
          <w:bCs/>
          <w:color w:val="auto"/>
          <w:szCs w:val="24"/>
        </w:rPr>
      </w:pPr>
      <w:r w:rsidRPr="00CA3DC9">
        <w:rPr>
          <w:rFonts w:cs="Arial"/>
          <w:bCs/>
          <w:color w:val="auto"/>
          <w:szCs w:val="24"/>
        </w:rPr>
        <w:t xml:space="preserve">Para a consulta </w:t>
      </w:r>
      <w:r w:rsidR="00345316" w:rsidRPr="00CA3DC9">
        <w:rPr>
          <w:rFonts w:cs="Arial"/>
          <w:bCs/>
          <w:color w:val="auto"/>
          <w:szCs w:val="24"/>
        </w:rPr>
        <w:t>deve</w:t>
      </w:r>
      <w:r w:rsidR="00680DD8" w:rsidRPr="00CA3DC9">
        <w:rPr>
          <w:rFonts w:cs="Arial"/>
          <w:bCs/>
          <w:color w:val="auto"/>
          <w:szCs w:val="24"/>
        </w:rPr>
        <w:t>-</w:t>
      </w:r>
      <w:r w:rsidR="00345316" w:rsidRPr="00CA3DC9">
        <w:rPr>
          <w:rFonts w:cs="Arial"/>
          <w:bCs/>
          <w:color w:val="auto"/>
          <w:szCs w:val="24"/>
        </w:rPr>
        <w:t>se</w:t>
      </w:r>
      <w:r w:rsidRPr="00CA3DC9">
        <w:rPr>
          <w:rFonts w:cs="Arial"/>
          <w:bCs/>
          <w:color w:val="auto"/>
          <w:szCs w:val="24"/>
        </w:rPr>
        <w:t xml:space="preserve"> fornecer para o sistema </w:t>
      </w:r>
      <w:r w:rsidR="00345316" w:rsidRPr="00CA3DC9">
        <w:rPr>
          <w:rFonts w:cs="Arial"/>
          <w:bCs/>
          <w:color w:val="auto"/>
          <w:szCs w:val="24"/>
        </w:rPr>
        <w:t xml:space="preserve">o período em que </w:t>
      </w:r>
      <w:r w:rsidR="002B4DD7" w:rsidRPr="00CA3DC9">
        <w:rPr>
          <w:rFonts w:cs="Arial"/>
          <w:bCs/>
          <w:color w:val="auto"/>
          <w:szCs w:val="24"/>
        </w:rPr>
        <w:t>desejasse</w:t>
      </w:r>
      <w:r w:rsidR="00345316" w:rsidRPr="00CA3DC9">
        <w:rPr>
          <w:rFonts w:cs="Arial"/>
          <w:bCs/>
          <w:color w:val="auto"/>
          <w:szCs w:val="24"/>
        </w:rPr>
        <w:t xml:space="preserve"> efetuar a consulta</w:t>
      </w:r>
      <w:r w:rsidR="007905B0" w:rsidRPr="00CA3DC9">
        <w:rPr>
          <w:rFonts w:cs="Arial"/>
          <w:bCs/>
          <w:color w:val="auto"/>
          <w:szCs w:val="24"/>
        </w:rPr>
        <w:t xml:space="preserve">, para isso é necessário informar </w:t>
      </w:r>
      <w:r w:rsidR="00DC0DFF" w:rsidRPr="00CA3DC9">
        <w:rPr>
          <w:rFonts w:cs="Arial"/>
          <w:bCs/>
          <w:color w:val="auto"/>
          <w:szCs w:val="24"/>
        </w:rPr>
        <w:t xml:space="preserve">dia*, mês* e ano* de </w:t>
      </w:r>
      <w:r w:rsidR="002B4DD7" w:rsidRPr="00CA3DC9">
        <w:rPr>
          <w:rFonts w:cs="Arial"/>
          <w:bCs/>
          <w:color w:val="auto"/>
          <w:szCs w:val="24"/>
        </w:rPr>
        <w:t>início</w:t>
      </w:r>
      <w:r w:rsidR="00DC0DFF" w:rsidRPr="00CA3DC9">
        <w:rPr>
          <w:rFonts w:cs="Arial"/>
          <w:bCs/>
          <w:color w:val="auto"/>
          <w:szCs w:val="24"/>
        </w:rPr>
        <w:t xml:space="preserve"> e do fim do período desejado.</w:t>
      </w:r>
    </w:p>
    <w:p w14:paraId="68A032F5" w14:textId="3849DEF6" w:rsidR="00492AEE" w:rsidRDefault="00492AEE" w:rsidP="000805A5">
      <w:pPr>
        <w:ind w:left="1134" w:firstLine="0"/>
        <w:rPr>
          <w:rFonts w:cs="Arial"/>
          <w:bCs/>
          <w:szCs w:val="24"/>
        </w:rPr>
      </w:pPr>
    </w:p>
    <w:p w14:paraId="5797BABC" w14:textId="0BBD8CEA" w:rsidR="00301424" w:rsidRDefault="00301424" w:rsidP="00CD150A">
      <w:pPr>
        <w:spacing w:after="160" w:line="259" w:lineRule="auto"/>
        <w:ind w:firstLine="0"/>
        <w:jc w:val="left"/>
        <w:rPr>
          <w:rFonts w:cs="Arial"/>
          <w:b/>
          <w:bCs/>
          <w:szCs w:val="24"/>
        </w:rPr>
      </w:pPr>
    </w:p>
    <w:p w14:paraId="1402594F" w14:textId="77777777" w:rsidR="001568F0" w:rsidRPr="008A4FB6" w:rsidRDefault="001568F0" w:rsidP="008A4FB6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79" w:name="_Toc522018453"/>
      <w:r w:rsidRPr="008A4FB6">
        <w:rPr>
          <w:b/>
        </w:rPr>
        <w:t>RF</w:t>
      </w:r>
      <w:r w:rsidR="002E3B77" w:rsidRPr="008A4FB6">
        <w:rPr>
          <w:b/>
        </w:rPr>
        <w:t>1</w:t>
      </w:r>
      <w:r w:rsidR="00646387" w:rsidRPr="008A4FB6">
        <w:rPr>
          <w:b/>
        </w:rPr>
        <w:t>2</w:t>
      </w:r>
      <w:r w:rsidRPr="008A4FB6">
        <w:rPr>
          <w:b/>
        </w:rPr>
        <w:t xml:space="preserve"> – Gerar Relatório de vendas</w:t>
      </w:r>
      <w:bookmarkEnd w:id="179"/>
    </w:p>
    <w:p w14:paraId="14025950" w14:textId="77777777" w:rsidR="00CA297E" w:rsidRPr="00960FDE" w:rsidRDefault="00CA297E" w:rsidP="00EE6DD6">
      <w:pPr>
        <w:ind w:firstLine="0"/>
        <w:rPr>
          <w:rFonts w:cs="Arial"/>
          <w:b/>
          <w:bCs/>
          <w:szCs w:val="24"/>
        </w:rPr>
      </w:pPr>
    </w:p>
    <w:p w14:paraId="14025951" w14:textId="77777777" w:rsidR="00AC0EC1" w:rsidRPr="00AC0EC1" w:rsidRDefault="00AC0EC1" w:rsidP="00AC0EC1">
      <w:pPr>
        <w:pStyle w:val="PargrafodaLista"/>
        <w:numPr>
          <w:ilvl w:val="0"/>
          <w:numId w:val="7"/>
        </w:numPr>
        <w:rPr>
          <w:rFonts w:cs="Arial"/>
          <w:bCs/>
          <w:vanish/>
          <w:szCs w:val="24"/>
        </w:rPr>
      </w:pPr>
    </w:p>
    <w:p w14:paraId="14025952" w14:textId="77777777" w:rsidR="00AC0EC1" w:rsidRPr="00AC0EC1" w:rsidRDefault="00AC0EC1" w:rsidP="00AC0EC1">
      <w:pPr>
        <w:pStyle w:val="PargrafodaLista"/>
        <w:numPr>
          <w:ilvl w:val="0"/>
          <w:numId w:val="7"/>
        </w:numPr>
        <w:rPr>
          <w:rFonts w:cs="Arial"/>
          <w:bCs/>
          <w:vanish/>
          <w:szCs w:val="24"/>
        </w:rPr>
      </w:pPr>
    </w:p>
    <w:p w14:paraId="14025953" w14:textId="77777777" w:rsidR="00AC0EC1" w:rsidRPr="00AC0EC1" w:rsidRDefault="00AC0EC1" w:rsidP="00AC0EC1">
      <w:pPr>
        <w:pStyle w:val="PargrafodaLista"/>
        <w:numPr>
          <w:ilvl w:val="0"/>
          <w:numId w:val="7"/>
        </w:numPr>
        <w:rPr>
          <w:rFonts w:cs="Arial"/>
          <w:bCs/>
          <w:vanish/>
          <w:szCs w:val="24"/>
        </w:rPr>
      </w:pPr>
    </w:p>
    <w:p w14:paraId="14025954" w14:textId="77777777" w:rsidR="00AC0EC1" w:rsidRPr="00AC0EC1" w:rsidRDefault="00AC0EC1" w:rsidP="00AC0EC1">
      <w:pPr>
        <w:pStyle w:val="PargrafodaLista"/>
        <w:numPr>
          <w:ilvl w:val="0"/>
          <w:numId w:val="7"/>
        </w:numPr>
        <w:rPr>
          <w:rFonts w:cs="Arial"/>
          <w:bCs/>
          <w:vanish/>
          <w:szCs w:val="24"/>
        </w:rPr>
      </w:pPr>
    </w:p>
    <w:p w14:paraId="14025955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56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57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58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59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5A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5B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5C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5D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5E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5F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60" w14:textId="77777777" w:rsidR="00AC0EC1" w:rsidRPr="00AC0EC1" w:rsidRDefault="00AC0EC1" w:rsidP="00AC0EC1">
      <w:pPr>
        <w:pStyle w:val="PargrafodaLista"/>
        <w:numPr>
          <w:ilvl w:val="0"/>
          <w:numId w:val="44"/>
        </w:numPr>
        <w:rPr>
          <w:rFonts w:cs="Arial"/>
          <w:bCs/>
          <w:vanish/>
          <w:szCs w:val="24"/>
        </w:rPr>
      </w:pPr>
    </w:p>
    <w:p w14:paraId="14025961" w14:textId="77777777" w:rsidR="0083780E" w:rsidRPr="00AC0EC1" w:rsidRDefault="00E9610A" w:rsidP="00AC0EC1">
      <w:pPr>
        <w:pStyle w:val="PargrafodaLista"/>
        <w:numPr>
          <w:ilvl w:val="1"/>
          <w:numId w:val="44"/>
        </w:numPr>
        <w:rPr>
          <w:rFonts w:cs="Arial"/>
          <w:bCs/>
          <w:szCs w:val="24"/>
        </w:rPr>
      </w:pPr>
      <w:r w:rsidRPr="00AC0EC1">
        <w:rPr>
          <w:rFonts w:cs="Arial"/>
          <w:bCs/>
          <w:szCs w:val="24"/>
        </w:rPr>
        <w:t>O sistema deve</w:t>
      </w:r>
      <w:r w:rsidR="00D62364" w:rsidRPr="00AC0EC1">
        <w:rPr>
          <w:rFonts w:cs="Arial"/>
          <w:bCs/>
          <w:szCs w:val="24"/>
        </w:rPr>
        <w:t xml:space="preserve"> permitir</w:t>
      </w:r>
      <w:r w:rsidRPr="00AC0EC1">
        <w:rPr>
          <w:rFonts w:cs="Arial"/>
          <w:bCs/>
          <w:szCs w:val="24"/>
        </w:rPr>
        <w:t xml:space="preserve"> gerar relatório de vendas que mostram a quantidade de produtos vendidos </w:t>
      </w:r>
    </w:p>
    <w:p w14:paraId="14025962" w14:textId="77777777" w:rsidR="0083780E" w:rsidRPr="006854CA" w:rsidRDefault="00E9610A" w:rsidP="006854CA">
      <w:pPr>
        <w:pStyle w:val="PargrafodaLista"/>
        <w:numPr>
          <w:ilvl w:val="2"/>
          <w:numId w:val="44"/>
        </w:numPr>
        <w:rPr>
          <w:rFonts w:cs="Arial"/>
          <w:bCs/>
          <w:szCs w:val="24"/>
        </w:rPr>
      </w:pPr>
      <w:r w:rsidRPr="006854CA">
        <w:rPr>
          <w:rFonts w:cs="Arial"/>
          <w:bCs/>
          <w:szCs w:val="24"/>
        </w:rPr>
        <w:lastRenderedPageBreak/>
        <w:t xml:space="preserve">O sistema deve permitir gerar relatórios </w:t>
      </w:r>
      <w:r w:rsidR="005E3ED5" w:rsidRPr="006854CA">
        <w:rPr>
          <w:rFonts w:cs="Arial"/>
          <w:bCs/>
          <w:szCs w:val="24"/>
        </w:rPr>
        <w:t xml:space="preserve">considerando </w:t>
      </w:r>
      <w:r w:rsidRPr="006854CA">
        <w:rPr>
          <w:rFonts w:cs="Arial"/>
          <w:bCs/>
          <w:szCs w:val="24"/>
        </w:rPr>
        <w:t>data inicial e final</w:t>
      </w:r>
      <w:r w:rsidR="005E3ED5" w:rsidRPr="006854CA">
        <w:rPr>
          <w:rFonts w:cs="Arial"/>
          <w:bCs/>
          <w:szCs w:val="24"/>
        </w:rPr>
        <w:t xml:space="preserve"> (que poderão ser escolhidas pelo usuário funcionário) do</w:t>
      </w:r>
      <w:r w:rsidRPr="006854CA">
        <w:rPr>
          <w:rFonts w:cs="Arial"/>
          <w:bCs/>
          <w:szCs w:val="24"/>
        </w:rPr>
        <w:t xml:space="preserve"> relatório.</w:t>
      </w:r>
    </w:p>
    <w:p w14:paraId="14025963" w14:textId="77777777" w:rsidR="0083780E" w:rsidRPr="006854CA" w:rsidRDefault="00E1534D" w:rsidP="006854CA">
      <w:pPr>
        <w:pStyle w:val="PargrafodaLista"/>
        <w:numPr>
          <w:ilvl w:val="2"/>
          <w:numId w:val="44"/>
        </w:numPr>
        <w:rPr>
          <w:rFonts w:cs="Arial"/>
          <w:bCs/>
          <w:szCs w:val="24"/>
        </w:rPr>
      </w:pPr>
      <w:r w:rsidRPr="006854CA">
        <w:rPr>
          <w:rFonts w:cs="Arial"/>
          <w:bCs/>
          <w:szCs w:val="24"/>
        </w:rPr>
        <w:t>O sistema deve apresentar o nome do produto, tamanho, modelo</w:t>
      </w:r>
      <w:r w:rsidR="005E3ED5" w:rsidRPr="006854CA">
        <w:rPr>
          <w:rFonts w:cs="Arial"/>
          <w:bCs/>
          <w:szCs w:val="24"/>
        </w:rPr>
        <w:t xml:space="preserve">, </w:t>
      </w:r>
      <w:r w:rsidRPr="006854CA">
        <w:rPr>
          <w:rFonts w:cs="Arial"/>
          <w:bCs/>
          <w:szCs w:val="24"/>
        </w:rPr>
        <w:t>sexo</w:t>
      </w:r>
      <w:r w:rsidR="005E3ED5" w:rsidRPr="006854CA">
        <w:rPr>
          <w:rFonts w:cs="Arial"/>
          <w:bCs/>
          <w:szCs w:val="24"/>
        </w:rPr>
        <w:t>, e se é um produto pré-definido ou personalizado.</w:t>
      </w:r>
    </w:p>
    <w:p w14:paraId="14025964" w14:textId="77777777" w:rsidR="00356B77" w:rsidRPr="00356B77" w:rsidRDefault="00356B77" w:rsidP="00356B77">
      <w:pPr>
        <w:pStyle w:val="PargrafodaLista"/>
        <w:numPr>
          <w:ilvl w:val="0"/>
          <w:numId w:val="37"/>
        </w:numPr>
        <w:rPr>
          <w:rFonts w:cs="Arial"/>
          <w:bCs/>
          <w:vanish/>
          <w:szCs w:val="24"/>
        </w:rPr>
      </w:pPr>
    </w:p>
    <w:p w14:paraId="14025965" w14:textId="77777777" w:rsidR="00356B77" w:rsidRPr="00356B77" w:rsidRDefault="00356B77" w:rsidP="00356B77">
      <w:pPr>
        <w:pStyle w:val="PargrafodaLista"/>
        <w:numPr>
          <w:ilvl w:val="0"/>
          <w:numId w:val="37"/>
        </w:numPr>
        <w:rPr>
          <w:rFonts w:cs="Arial"/>
          <w:bCs/>
          <w:vanish/>
          <w:szCs w:val="24"/>
        </w:rPr>
      </w:pPr>
    </w:p>
    <w:p w14:paraId="14025966" w14:textId="77777777" w:rsidR="00356B77" w:rsidRPr="00356B77" w:rsidRDefault="00356B77" w:rsidP="00356B77">
      <w:pPr>
        <w:pStyle w:val="PargrafodaLista"/>
        <w:numPr>
          <w:ilvl w:val="0"/>
          <w:numId w:val="37"/>
        </w:numPr>
        <w:rPr>
          <w:rFonts w:cs="Arial"/>
          <w:bCs/>
          <w:vanish/>
          <w:szCs w:val="24"/>
        </w:rPr>
      </w:pPr>
    </w:p>
    <w:p w14:paraId="14025967" w14:textId="77777777" w:rsidR="00356B77" w:rsidRPr="00356B77" w:rsidRDefault="00356B77" w:rsidP="00356B77">
      <w:pPr>
        <w:pStyle w:val="PargrafodaLista"/>
        <w:numPr>
          <w:ilvl w:val="0"/>
          <w:numId w:val="37"/>
        </w:numPr>
        <w:rPr>
          <w:rFonts w:cs="Arial"/>
          <w:bCs/>
          <w:vanish/>
          <w:szCs w:val="24"/>
        </w:rPr>
      </w:pPr>
    </w:p>
    <w:p w14:paraId="14025968" w14:textId="77777777" w:rsidR="00356B77" w:rsidRPr="00356B77" w:rsidRDefault="00356B77" w:rsidP="00356B77">
      <w:pPr>
        <w:pStyle w:val="PargrafodaLista"/>
        <w:numPr>
          <w:ilvl w:val="0"/>
          <w:numId w:val="37"/>
        </w:numPr>
        <w:rPr>
          <w:rFonts w:cs="Arial"/>
          <w:bCs/>
          <w:vanish/>
          <w:szCs w:val="24"/>
        </w:rPr>
      </w:pPr>
    </w:p>
    <w:p w14:paraId="14025969" w14:textId="77777777" w:rsidR="00356B77" w:rsidRPr="00356B77" w:rsidRDefault="00356B77" w:rsidP="00356B77">
      <w:pPr>
        <w:pStyle w:val="PargrafodaLista"/>
        <w:numPr>
          <w:ilvl w:val="0"/>
          <w:numId w:val="37"/>
        </w:numPr>
        <w:rPr>
          <w:rFonts w:cs="Arial"/>
          <w:bCs/>
          <w:vanish/>
          <w:szCs w:val="24"/>
        </w:rPr>
      </w:pPr>
    </w:p>
    <w:p w14:paraId="1402596A" w14:textId="77777777" w:rsidR="00356B77" w:rsidRPr="00356B77" w:rsidRDefault="00356B77" w:rsidP="00356B77">
      <w:pPr>
        <w:pStyle w:val="PargrafodaLista"/>
        <w:numPr>
          <w:ilvl w:val="0"/>
          <w:numId w:val="37"/>
        </w:numPr>
        <w:rPr>
          <w:rFonts w:cs="Arial"/>
          <w:bCs/>
          <w:vanish/>
          <w:szCs w:val="24"/>
        </w:rPr>
      </w:pPr>
    </w:p>
    <w:p w14:paraId="1402596B" w14:textId="77777777" w:rsidR="00356B77" w:rsidRPr="00356B77" w:rsidRDefault="00356B77" w:rsidP="00356B77">
      <w:pPr>
        <w:pStyle w:val="PargrafodaLista"/>
        <w:numPr>
          <w:ilvl w:val="0"/>
          <w:numId w:val="37"/>
        </w:numPr>
        <w:rPr>
          <w:rFonts w:cs="Arial"/>
          <w:bCs/>
          <w:vanish/>
          <w:szCs w:val="24"/>
        </w:rPr>
      </w:pPr>
    </w:p>
    <w:p w14:paraId="1402596C" w14:textId="77777777" w:rsidR="00356B77" w:rsidRPr="00356B77" w:rsidRDefault="00356B77" w:rsidP="00356B77">
      <w:pPr>
        <w:pStyle w:val="PargrafodaLista"/>
        <w:numPr>
          <w:ilvl w:val="0"/>
          <w:numId w:val="37"/>
        </w:numPr>
        <w:rPr>
          <w:rFonts w:cs="Arial"/>
          <w:bCs/>
          <w:vanish/>
          <w:szCs w:val="24"/>
        </w:rPr>
      </w:pPr>
    </w:p>
    <w:p w14:paraId="1402596D" w14:textId="77777777" w:rsidR="00356B77" w:rsidRPr="00356B77" w:rsidRDefault="00356B77" w:rsidP="00356B77">
      <w:pPr>
        <w:pStyle w:val="PargrafodaLista"/>
        <w:numPr>
          <w:ilvl w:val="0"/>
          <w:numId w:val="37"/>
        </w:numPr>
        <w:rPr>
          <w:rFonts w:cs="Arial"/>
          <w:bCs/>
          <w:vanish/>
          <w:szCs w:val="24"/>
        </w:rPr>
      </w:pPr>
    </w:p>
    <w:p w14:paraId="1402596E" w14:textId="77777777" w:rsidR="00356B77" w:rsidRPr="00356B77" w:rsidRDefault="00356B77" w:rsidP="00356B77">
      <w:pPr>
        <w:pStyle w:val="PargrafodaLista"/>
        <w:numPr>
          <w:ilvl w:val="1"/>
          <w:numId w:val="37"/>
        </w:numPr>
        <w:rPr>
          <w:rFonts w:cs="Arial"/>
          <w:bCs/>
          <w:vanish/>
          <w:szCs w:val="24"/>
        </w:rPr>
      </w:pPr>
    </w:p>
    <w:p w14:paraId="1402596F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0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1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2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3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4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5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6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7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8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9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A" w14:textId="77777777" w:rsidR="00B2564E" w:rsidRPr="00B2564E" w:rsidRDefault="00B2564E" w:rsidP="00B2564E">
      <w:pPr>
        <w:pStyle w:val="PargrafodaLista"/>
        <w:numPr>
          <w:ilvl w:val="0"/>
          <w:numId w:val="38"/>
        </w:numPr>
        <w:rPr>
          <w:rFonts w:cs="Arial"/>
          <w:bCs/>
          <w:vanish/>
          <w:szCs w:val="24"/>
        </w:rPr>
      </w:pPr>
    </w:p>
    <w:p w14:paraId="1402597B" w14:textId="77777777" w:rsidR="00B2564E" w:rsidRPr="00B2564E" w:rsidRDefault="00B2564E" w:rsidP="00B2564E">
      <w:pPr>
        <w:pStyle w:val="PargrafodaLista"/>
        <w:numPr>
          <w:ilvl w:val="1"/>
          <w:numId w:val="38"/>
        </w:numPr>
        <w:rPr>
          <w:rFonts w:cs="Arial"/>
          <w:bCs/>
          <w:vanish/>
          <w:szCs w:val="24"/>
        </w:rPr>
      </w:pPr>
    </w:p>
    <w:p w14:paraId="1402597C" w14:textId="77777777" w:rsidR="00E9610A" w:rsidRPr="00991119" w:rsidRDefault="00E9610A" w:rsidP="00B2564E">
      <w:pPr>
        <w:pStyle w:val="PargrafodaLista"/>
        <w:numPr>
          <w:ilvl w:val="1"/>
          <w:numId w:val="38"/>
        </w:numPr>
        <w:rPr>
          <w:rFonts w:cs="Arial"/>
          <w:bCs/>
          <w:szCs w:val="24"/>
        </w:rPr>
      </w:pPr>
      <w:r w:rsidRPr="00991119">
        <w:rPr>
          <w:rFonts w:cs="Arial"/>
          <w:bCs/>
          <w:szCs w:val="24"/>
        </w:rPr>
        <w:t xml:space="preserve">O sistema deve </w:t>
      </w:r>
      <w:r w:rsidR="00C0310B" w:rsidRPr="00991119">
        <w:rPr>
          <w:rFonts w:cs="Arial"/>
          <w:bCs/>
          <w:szCs w:val="24"/>
        </w:rPr>
        <w:t xml:space="preserve">totalizar </w:t>
      </w:r>
      <w:r w:rsidR="00C60AC2" w:rsidRPr="00991119">
        <w:rPr>
          <w:rFonts w:cs="Arial"/>
          <w:bCs/>
          <w:szCs w:val="24"/>
        </w:rPr>
        <w:t>por quantidade</w:t>
      </w:r>
      <w:r w:rsidRPr="00991119">
        <w:rPr>
          <w:rFonts w:cs="Arial"/>
          <w:bCs/>
          <w:szCs w:val="24"/>
        </w:rPr>
        <w:t xml:space="preserve"> de </w:t>
      </w:r>
      <w:r w:rsidR="009124C2" w:rsidRPr="00991119">
        <w:rPr>
          <w:rFonts w:cs="Arial"/>
          <w:bCs/>
          <w:szCs w:val="24"/>
        </w:rPr>
        <w:t>vendas</w:t>
      </w:r>
      <w:r w:rsidR="00C0310B" w:rsidRPr="00991119">
        <w:rPr>
          <w:rFonts w:cs="Arial"/>
          <w:bCs/>
          <w:szCs w:val="24"/>
        </w:rPr>
        <w:t xml:space="preserve"> e </w:t>
      </w:r>
      <w:r w:rsidRPr="00991119">
        <w:rPr>
          <w:rFonts w:cs="Arial"/>
          <w:bCs/>
          <w:szCs w:val="24"/>
        </w:rPr>
        <w:t xml:space="preserve">valor </w:t>
      </w:r>
      <w:r w:rsidR="00C0310B" w:rsidRPr="00991119">
        <w:rPr>
          <w:rFonts w:cs="Arial"/>
          <w:bCs/>
          <w:szCs w:val="24"/>
        </w:rPr>
        <w:t xml:space="preserve">total de </w:t>
      </w:r>
      <w:r w:rsidR="009124C2" w:rsidRPr="00991119">
        <w:rPr>
          <w:rFonts w:cs="Arial"/>
          <w:bCs/>
          <w:szCs w:val="24"/>
        </w:rPr>
        <w:t>vendas</w:t>
      </w:r>
      <w:r w:rsidR="00E1534D" w:rsidRPr="00991119">
        <w:rPr>
          <w:rFonts w:cs="Arial"/>
          <w:bCs/>
          <w:szCs w:val="24"/>
        </w:rPr>
        <w:t xml:space="preserve"> por nome do produto, tamanho, modelo e sexo</w:t>
      </w:r>
      <w:r w:rsidRPr="00991119">
        <w:rPr>
          <w:rFonts w:cs="Arial"/>
          <w:bCs/>
          <w:szCs w:val="24"/>
        </w:rPr>
        <w:t>.</w:t>
      </w:r>
    </w:p>
    <w:p w14:paraId="1402597D" w14:textId="77777777" w:rsidR="00E9610A" w:rsidRDefault="00E9610A" w:rsidP="00EE6DD6">
      <w:pPr>
        <w:ind w:left="720" w:firstLine="0"/>
        <w:rPr>
          <w:rFonts w:cs="Arial"/>
          <w:bCs/>
          <w:szCs w:val="24"/>
        </w:rPr>
      </w:pPr>
    </w:p>
    <w:p w14:paraId="1402597E" w14:textId="77777777" w:rsidR="00613DCD" w:rsidRDefault="00613DCD" w:rsidP="00EE6DD6">
      <w:pPr>
        <w:ind w:left="720" w:firstLine="0"/>
        <w:rPr>
          <w:rFonts w:cs="Arial"/>
          <w:bCs/>
          <w:szCs w:val="24"/>
        </w:rPr>
      </w:pPr>
    </w:p>
    <w:p w14:paraId="1402597F" w14:textId="77777777" w:rsidR="00E9610A" w:rsidRPr="004720C4" w:rsidRDefault="00E9610A" w:rsidP="004720C4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80" w:name="_Toc522018454"/>
      <w:r w:rsidRPr="004720C4">
        <w:rPr>
          <w:b/>
        </w:rPr>
        <w:t>RF1</w:t>
      </w:r>
      <w:r w:rsidR="00646387" w:rsidRPr="004720C4">
        <w:rPr>
          <w:b/>
        </w:rPr>
        <w:t>3</w:t>
      </w:r>
      <w:r w:rsidRPr="004720C4">
        <w:rPr>
          <w:b/>
        </w:rPr>
        <w:t xml:space="preserve"> – Gerar Relatório de perfil de cliente</w:t>
      </w:r>
      <w:bookmarkEnd w:id="180"/>
    </w:p>
    <w:p w14:paraId="14025980" w14:textId="77777777" w:rsidR="00910173" w:rsidRPr="00960FDE" w:rsidRDefault="00910173" w:rsidP="00EE6DD6">
      <w:pPr>
        <w:ind w:firstLine="0"/>
        <w:rPr>
          <w:rFonts w:cs="Arial"/>
          <w:b/>
          <w:bCs/>
          <w:szCs w:val="24"/>
        </w:rPr>
      </w:pPr>
    </w:p>
    <w:p w14:paraId="14025981" w14:textId="77777777" w:rsidR="004A47EE" w:rsidRPr="004A47EE" w:rsidRDefault="004A47EE" w:rsidP="004A47EE">
      <w:pPr>
        <w:pStyle w:val="PargrafodaLista"/>
        <w:numPr>
          <w:ilvl w:val="0"/>
          <w:numId w:val="8"/>
        </w:numPr>
        <w:rPr>
          <w:rFonts w:cs="Arial"/>
          <w:bCs/>
          <w:vanish/>
          <w:szCs w:val="24"/>
        </w:rPr>
      </w:pPr>
    </w:p>
    <w:p w14:paraId="14025982" w14:textId="77777777" w:rsidR="004A47EE" w:rsidRPr="004A47EE" w:rsidRDefault="004A47EE" w:rsidP="004A47EE">
      <w:pPr>
        <w:pStyle w:val="PargrafodaLista"/>
        <w:numPr>
          <w:ilvl w:val="0"/>
          <w:numId w:val="8"/>
        </w:numPr>
        <w:rPr>
          <w:rFonts w:cs="Arial"/>
          <w:bCs/>
          <w:vanish/>
          <w:szCs w:val="24"/>
        </w:rPr>
      </w:pPr>
    </w:p>
    <w:p w14:paraId="14025983" w14:textId="77777777" w:rsidR="004A47EE" w:rsidRPr="004A47EE" w:rsidRDefault="004A47EE" w:rsidP="004A47EE">
      <w:pPr>
        <w:pStyle w:val="PargrafodaLista"/>
        <w:numPr>
          <w:ilvl w:val="0"/>
          <w:numId w:val="8"/>
        </w:numPr>
        <w:rPr>
          <w:rFonts w:cs="Arial"/>
          <w:bCs/>
          <w:vanish/>
          <w:szCs w:val="24"/>
        </w:rPr>
      </w:pPr>
    </w:p>
    <w:p w14:paraId="14025984" w14:textId="77777777" w:rsidR="004A47EE" w:rsidRPr="004A47EE" w:rsidRDefault="004A47EE" w:rsidP="004A47EE">
      <w:pPr>
        <w:pStyle w:val="PargrafodaLista"/>
        <w:numPr>
          <w:ilvl w:val="0"/>
          <w:numId w:val="8"/>
        </w:numPr>
        <w:rPr>
          <w:rFonts w:cs="Arial"/>
          <w:bCs/>
          <w:vanish/>
          <w:szCs w:val="24"/>
        </w:rPr>
      </w:pPr>
    </w:p>
    <w:p w14:paraId="14025985" w14:textId="77777777" w:rsidR="00651357" w:rsidRDefault="00E9610A" w:rsidP="004A47EE">
      <w:pPr>
        <w:pStyle w:val="PargrafodaLista"/>
        <w:numPr>
          <w:ilvl w:val="1"/>
          <w:numId w:val="8"/>
        </w:numPr>
        <w:ind w:left="1276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O sistema deve permitir gerar relatórios sobre o perfil de compra dos clientes</w:t>
      </w:r>
    </w:p>
    <w:p w14:paraId="14025986" w14:textId="77777777" w:rsidR="00651357" w:rsidRDefault="00215AB8" w:rsidP="00651357">
      <w:pPr>
        <w:pStyle w:val="PargrafodaLista"/>
        <w:numPr>
          <w:ilvl w:val="2"/>
          <w:numId w:val="8"/>
        </w:numPr>
        <w:rPr>
          <w:rFonts w:cs="Arial"/>
          <w:bCs/>
          <w:szCs w:val="24"/>
        </w:rPr>
      </w:pPr>
      <w:r w:rsidRPr="00651357">
        <w:rPr>
          <w:rFonts w:cs="Arial"/>
          <w:bCs/>
          <w:szCs w:val="24"/>
        </w:rPr>
        <w:t>O sistema deve permitir gerar relatórios de acordo com um intervalo de tempo.</w:t>
      </w:r>
      <w:r w:rsidR="005E3ED5" w:rsidRPr="00651357">
        <w:rPr>
          <w:rFonts w:cs="Arial"/>
          <w:bCs/>
          <w:szCs w:val="24"/>
        </w:rPr>
        <w:t xml:space="preserve"> </w:t>
      </w:r>
      <w:r w:rsidRPr="00651357">
        <w:rPr>
          <w:rFonts w:cs="Arial"/>
          <w:bCs/>
          <w:szCs w:val="24"/>
        </w:rPr>
        <w:t>O usuário</w:t>
      </w:r>
      <w:r w:rsidR="00C60AC2" w:rsidRPr="00651357">
        <w:rPr>
          <w:rFonts w:cs="Arial"/>
          <w:bCs/>
          <w:szCs w:val="24"/>
        </w:rPr>
        <w:t xml:space="preserve"> funcionário</w:t>
      </w:r>
      <w:r w:rsidRPr="00651357">
        <w:rPr>
          <w:rFonts w:cs="Arial"/>
          <w:bCs/>
          <w:szCs w:val="24"/>
        </w:rPr>
        <w:t xml:space="preserve"> poderá informar a data inicial e final do relatório</w:t>
      </w:r>
      <w:r w:rsidR="005E3ED5" w:rsidRPr="00651357">
        <w:rPr>
          <w:rFonts w:cs="Arial"/>
          <w:bCs/>
          <w:szCs w:val="24"/>
        </w:rPr>
        <w:t>, ou escolher um cliente para consulta</w:t>
      </w:r>
      <w:r w:rsidRPr="00651357">
        <w:rPr>
          <w:rFonts w:cs="Arial"/>
          <w:bCs/>
          <w:szCs w:val="24"/>
        </w:rPr>
        <w:t xml:space="preserve">. O sistema gerará o relatório </w:t>
      </w:r>
      <w:r w:rsidR="00F83C48" w:rsidRPr="00651357">
        <w:rPr>
          <w:rFonts w:cs="Arial"/>
          <w:bCs/>
          <w:szCs w:val="24"/>
        </w:rPr>
        <w:t>com todos os clientes que compraram no intervalo determinado ou apenas do cliente consultado</w:t>
      </w:r>
    </w:p>
    <w:p w14:paraId="14025987" w14:textId="77777777" w:rsidR="008D0A77" w:rsidRDefault="00E9610A" w:rsidP="00651357">
      <w:pPr>
        <w:pStyle w:val="PargrafodaLista"/>
        <w:numPr>
          <w:ilvl w:val="2"/>
          <w:numId w:val="8"/>
        </w:numPr>
        <w:rPr>
          <w:rFonts w:cs="Arial"/>
          <w:bCs/>
          <w:szCs w:val="24"/>
        </w:rPr>
      </w:pPr>
      <w:r w:rsidRPr="00651357">
        <w:rPr>
          <w:rFonts w:cs="Arial"/>
          <w:bCs/>
          <w:szCs w:val="24"/>
        </w:rPr>
        <w:t xml:space="preserve">O sistema deve </w:t>
      </w:r>
      <w:r w:rsidR="00C60AC2" w:rsidRPr="00651357">
        <w:rPr>
          <w:rFonts w:cs="Arial"/>
          <w:bCs/>
          <w:szCs w:val="24"/>
        </w:rPr>
        <w:t xml:space="preserve">apresentar </w:t>
      </w:r>
      <w:r w:rsidRPr="00651357">
        <w:rPr>
          <w:rFonts w:cs="Arial"/>
          <w:bCs/>
          <w:szCs w:val="24"/>
        </w:rPr>
        <w:t xml:space="preserve">informações sobre data e hora de compras efetuadas pelos clientes e o valor individual de gasto de cada cliente nesse </w:t>
      </w:r>
      <w:r w:rsidR="00C60AC2" w:rsidRPr="00651357">
        <w:rPr>
          <w:rFonts w:cs="Arial"/>
          <w:bCs/>
          <w:szCs w:val="24"/>
        </w:rPr>
        <w:t>período, além do sexo e idade que mais vendem</w:t>
      </w:r>
      <w:r w:rsidR="00F83C48" w:rsidRPr="00651357">
        <w:rPr>
          <w:rFonts w:cs="Arial"/>
          <w:bCs/>
          <w:szCs w:val="24"/>
        </w:rPr>
        <w:t xml:space="preserve"> </w:t>
      </w:r>
      <w:proofErr w:type="gramStart"/>
      <w:r w:rsidR="00F83C48" w:rsidRPr="00651357">
        <w:rPr>
          <w:rFonts w:cs="Arial"/>
          <w:bCs/>
          <w:szCs w:val="24"/>
        </w:rPr>
        <w:t>e também</w:t>
      </w:r>
      <w:proofErr w:type="gramEnd"/>
      <w:r w:rsidR="00F83C48" w:rsidRPr="00651357">
        <w:rPr>
          <w:rFonts w:cs="Arial"/>
          <w:bCs/>
          <w:szCs w:val="24"/>
        </w:rPr>
        <w:t xml:space="preserve"> que menos vendem</w:t>
      </w:r>
      <w:r w:rsidR="00C60AC2" w:rsidRPr="00651357">
        <w:rPr>
          <w:rFonts w:cs="Arial"/>
          <w:bCs/>
          <w:szCs w:val="24"/>
        </w:rPr>
        <w:t>.</w:t>
      </w:r>
    </w:p>
    <w:p w14:paraId="5C8A6413" w14:textId="2A25252A" w:rsidR="00E9610A" w:rsidRPr="008D0A77" w:rsidRDefault="008D0A77" w:rsidP="008D0A77">
      <w:pPr>
        <w:spacing w:after="160" w:line="259" w:lineRule="auto"/>
        <w:ind w:firstLine="0"/>
        <w:jc w:val="left"/>
        <w:rPr>
          <w:rFonts w:cs="Arial"/>
          <w:bCs/>
          <w:szCs w:val="24"/>
        </w:rPr>
      </w:pPr>
      <w:r>
        <w:rPr>
          <w:rFonts w:cs="Arial"/>
          <w:bCs/>
          <w:szCs w:val="24"/>
        </w:rPr>
        <w:br w:type="page"/>
      </w:r>
    </w:p>
    <w:p w14:paraId="14025989" w14:textId="77777777" w:rsidR="001568F0" w:rsidRPr="00100373" w:rsidRDefault="001568F0" w:rsidP="00386DA2">
      <w:pPr>
        <w:pStyle w:val="Ttulo2"/>
      </w:pPr>
      <w:bookmarkStart w:id="181" w:name="_Toc522018455"/>
      <w:r w:rsidRPr="00100373">
        <w:lastRenderedPageBreak/>
        <w:t>Requisitos Não-Funcionais</w:t>
      </w:r>
      <w:bookmarkEnd w:id="181"/>
      <w:r w:rsidRPr="00100373">
        <w:t xml:space="preserve"> </w:t>
      </w:r>
    </w:p>
    <w:p w14:paraId="1402598A" w14:textId="77777777" w:rsidR="001568F0" w:rsidRDefault="001568F0" w:rsidP="00EE6DD6"/>
    <w:p w14:paraId="1402598B" w14:textId="77777777" w:rsidR="00CC0F5F" w:rsidRPr="00602936" w:rsidRDefault="00CC0F5F" w:rsidP="00EE6DD6"/>
    <w:p w14:paraId="1402598C" w14:textId="77777777" w:rsidR="001568F0" w:rsidRPr="001D43B1" w:rsidRDefault="00DB6150" w:rsidP="001D43B1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82" w:name="_Toc522018456"/>
      <w:r w:rsidRPr="001D43B1">
        <w:rPr>
          <w:b/>
        </w:rPr>
        <w:t>RNF01 – Requisitos de interface</w:t>
      </w:r>
      <w:bookmarkEnd w:id="182"/>
    </w:p>
    <w:p w14:paraId="1402598D" w14:textId="77777777" w:rsidR="00961D1D" w:rsidRDefault="00CF063A" w:rsidP="00EE6DD6">
      <w:pPr>
        <w:ind w:firstLine="708"/>
        <w:rPr>
          <w:szCs w:val="24"/>
        </w:rPr>
      </w:pPr>
      <w:r>
        <w:rPr>
          <w:szCs w:val="24"/>
        </w:rPr>
        <w:t>1</w:t>
      </w:r>
      <w:r w:rsidR="001568F0">
        <w:rPr>
          <w:szCs w:val="24"/>
        </w:rPr>
        <w:t>.1 O sistema deve possuir uma</w:t>
      </w:r>
      <w:r w:rsidR="001568F0" w:rsidRPr="00DE4D4E">
        <w:rPr>
          <w:szCs w:val="24"/>
        </w:rPr>
        <w:t xml:space="preserve"> interface deve ser amigável e permitir aos usuários</w:t>
      </w:r>
      <w:r>
        <w:rPr>
          <w:szCs w:val="24"/>
        </w:rPr>
        <w:t xml:space="preserve"> tanto funcionário quanto cliente a</w:t>
      </w:r>
      <w:r w:rsidR="001568F0" w:rsidRPr="00DE4D4E">
        <w:rPr>
          <w:szCs w:val="24"/>
        </w:rPr>
        <w:t xml:space="preserve"> se familiarizarem com ela de forma rápida.</w:t>
      </w:r>
    </w:p>
    <w:p w14:paraId="1402598E" w14:textId="77777777" w:rsidR="001568F0" w:rsidRDefault="001568F0" w:rsidP="00333914">
      <w:pPr>
        <w:ind w:firstLine="708"/>
        <w:rPr>
          <w:szCs w:val="24"/>
        </w:rPr>
      </w:pPr>
    </w:p>
    <w:p w14:paraId="1402598F" w14:textId="77777777" w:rsidR="001568F0" w:rsidRPr="00947F07" w:rsidRDefault="001568F0" w:rsidP="00DF0264">
      <w:pPr>
        <w:pStyle w:val="Ttulo3"/>
        <w:numPr>
          <w:ilvl w:val="0"/>
          <w:numId w:val="0"/>
        </w:numPr>
        <w:ind w:left="720" w:hanging="720"/>
        <w:rPr>
          <w:b/>
        </w:rPr>
      </w:pPr>
      <w:bookmarkStart w:id="183" w:name="_Toc522018457"/>
      <w:r w:rsidRPr="00947F07">
        <w:rPr>
          <w:b/>
        </w:rPr>
        <w:t>RNF0</w:t>
      </w:r>
      <w:r w:rsidR="00CF063A" w:rsidRPr="00947F07">
        <w:rPr>
          <w:b/>
        </w:rPr>
        <w:t>2</w:t>
      </w:r>
      <w:r w:rsidRPr="00947F07">
        <w:rPr>
          <w:b/>
        </w:rPr>
        <w:t xml:space="preserve"> – Idioma</w:t>
      </w:r>
      <w:bookmarkEnd w:id="183"/>
    </w:p>
    <w:p w14:paraId="14025990" w14:textId="77777777" w:rsidR="00947F07" w:rsidRPr="00947F07" w:rsidRDefault="00947F07" w:rsidP="00947F07"/>
    <w:p w14:paraId="14025991" w14:textId="77777777" w:rsidR="007D672E" w:rsidRPr="005E3ED5" w:rsidRDefault="005E3ED5" w:rsidP="005E3ED5">
      <w:pPr>
        <w:ind w:left="708" w:firstLine="0"/>
        <w:rPr>
          <w:szCs w:val="24"/>
        </w:rPr>
      </w:pPr>
      <w:r>
        <w:rPr>
          <w:szCs w:val="24"/>
        </w:rPr>
        <w:t xml:space="preserve">2.1 </w:t>
      </w:r>
      <w:r w:rsidR="001568F0" w:rsidRPr="005E3ED5">
        <w:rPr>
          <w:szCs w:val="24"/>
        </w:rPr>
        <w:t>O sistema deve possuir toda a interface n</w:t>
      </w:r>
      <w:r w:rsidR="003D6E6D" w:rsidRPr="005E3ED5">
        <w:rPr>
          <w:szCs w:val="24"/>
        </w:rPr>
        <w:t xml:space="preserve">o idioma </w:t>
      </w:r>
      <w:r w:rsidRPr="005E3ED5">
        <w:rPr>
          <w:szCs w:val="24"/>
        </w:rPr>
        <w:t>português do brasil.</w:t>
      </w:r>
    </w:p>
    <w:p w14:paraId="14025992" w14:textId="77777777" w:rsidR="00CF063A" w:rsidRDefault="00E214F9" w:rsidP="00123223">
      <w:pPr>
        <w:spacing w:after="160" w:line="259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  <w:bookmarkStart w:id="184" w:name="_Toc516864502"/>
      <w:bookmarkStart w:id="185" w:name="_Toc516864503"/>
      <w:bookmarkEnd w:id="184"/>
      <w:bookmarkEnd w:id="185"/>
    </w:p>
    <w:p w14:paraId="14025993" w14:textId="77777777" w:rsidR="007D672E" w:rsidRDefault="00BE1963" w:rsidP="00BE1963">
      <w:pPr>
        <w:pStyle w:val="Ttulo1"/>
      </w:pPr>
      <w:bookmarkStart w:id="186" w:name="_Toc512002779"/>
      <w:bookmarkStart w:id="187" w:name="_Toc512002927"/>
      <w:bookmarkStart w:id="188" w:name="_Toc512002994"/>
      <w:bookmarkStart w:id="189" w:name="_Toc512003058"/>
      <w:bookmarkStart w:id="190" w:name="_Toc512003122"/>
      <w:bookmarkStart w:id="191" w:name="_Toc512003187"/>
      <w:bookmarkStart w:id="192" w:name="_Toc512002780"/>
      <w:bookmarkStart w:id="193" w:name="_Toc512002928"/>
      <w:bookmarkStart w:id="194" w:name="_Toc512002995"/>
      <w:bookmarkStart w:id="195" w:name="_Toc512003059"/>
      <w:bookmarkStart w:id="196" w:name="_Toc512003123"/>
      <w:bookmarkStart w:id="197" w:name="_Toc512003188"/>
      <w:bookmarkStart w:id="198" w:name="_Toc512002781"/>
      <w:bookmarkStart w:id="199" w:name="_Toc512002929"/>
      <w:bookmarkStart w:id="200" w:name="_Toc512002996"/>
      <w:bookmarkStart w:id="201" w:name="_Toc512003060"/>
      <w:bookmarkStart w:id="202" w:name="_Toc512003124"/>
      <w:bookmarkStart w:id="203" w:name="_Toc512003189"/>
      <w:bookmarkStart w:id="204" w:name="_Toc512002782"/>
      <w:bookmarkStart w:id="205" w:name="_Toc512002930"/>
      <w:bookmarkStart w:id="206" w:name="_Toc512002997"/>
      <w:bookmarkStart w:id="207" w:name="_Toc512003061"/>
      <w:bookmarkStart w:id="208" w:name="_Toc512003125"/>
      <w:bookmarkStart w:id="209" w:name="_Toc512003190"/>
      <w:bookmarkStart w:id="210" w:name="_Toc512002783"/>
      <w:bookmarkStart w:id="211" w:name="_Toc512002931"/>
      <w:bookmarkStart w:id="212" w:name="_Toc512002998"/>
      <w:bookmarkStart w:id="213" w:name="_Toc512003062"/>
      <w:bookmarkStart w:id="214" w:name="_Toc512003126"/>
      <w:bookmarkStart w:id="215" w:name="_Toc512003191"/>
      <w:bookmarkStart w:id="216" w:name="_Toc512002784"/>
      <w:bookmarkStart w:id="217" w:name="_Toc512002932"/>
      <w:bookmarkStart w:id="218" w:name="_Toc512002999"/>
      <w:bookmarkStart w:id="219" w:name="_Toc512003063"/>
      <w:bookmarkStart w:id="220" w:name="_Toc512003127"/>
      <w:bookmarkStart w:id="221" w:name="_Toc512003192"/>
      <w:bookmarkStart w:id="222" w:name="_Toc522018458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r>
        <w:lastRenderedPageBreak/>
        <w:t>MODELAGEM DO SISTEMA</w:t>
      </w:r>
      <w:bookmarkEnd w:id="222"/>
    </w:p>
    <w:p w14:paraId="14025996" w14:textId="77777777" w:rsidR="0075410B" w:rsidRDefault="00BE1963" w:rsidP="00E949B4">
      <w:pPr>
        <w:pStyle w:val="Ttulo2"/>
      </w:pPr>
      <w:bookmarkStart w:id="223" w:name="_Toc522018459"/>
      <w:r>
        <w:t>Diagramas de Caso de Uso</w:t>
      </w:r>
      <w:bookmarkEnd w:id="223"/>
    </w:p>
    <w:p w14:paraId="14025997" w14:textId="77777777" w:rsidR="00E949B4" w:rsidRPr="00E949B4" w:rsidRDefault="00E949B4" w:rsidP="00E949B4"/>
    <w:p w14:paraId="14025998" w14:textId="77777777" w:rsidR="00B40D57" w:rsidRDefault="00195C06" w:rsidP="007F3D4F">
      <w:r>
        <w:t>Este subcapitulo tem como objetivo apresentar os requisitos funcionais do sistema por meio dos diagramas de Use Case.</w:t>
      </w:r>
    </w:p>
    <w:p w14:paraId="14025999" w14:textId="77777777" w:rsidR="0075410B" w:rsidRPr="005B14FC" w:rsidRDefault="0075410B" w:rsidP="0075410B"/>
    <w:p w14:paraId="1402599A" w14:textId="77777777" w:rsidR="00CE15CF" w:rsidRDefault="00CE15CF" w:rsidP="00941367">
      <w:pPr>
        <w:pStyle w:val="Ttulo3"/>
      </w:pPr>
      <w:bookmarkStart w:id="224" w:name="_Toc522018460"/>
      <w:r>
        <w:t xml:space="preserve">Cadastrar </w:t>
      </w:r>
      <w:r w:rsidR="001B25C0">
        <w:t>Funcionário</w:t>
      </w:r>
      <w:bookmarkEnd w:id="224"/>
    </w:p>
    <w:p w14:paraId="1402599B" w14:textId="77777777" w:rsidR="00CE15CF" w:rsidRDefault="00CE15CF" w:rsidP="007D672E">
      <w:pPr>
        <w:ind w:firstLine="0"/>
      </w:pPr>
    </w:p>
    <w:p w14:paraId="1402599C" w14:textId="77777777" w:rsidR="00CE15CF" w:rsidRDefault="001B25C0" w:rsidP="00CE15CF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81" wp14:editId="14025C82">
            <wp:extent cx="5400675" cy="3733800"/>
            <wp:effectExtent l="0" t="0" r="9525" b="0"/>
            <wp:docPr id="4" name="Imagem 4" descr="C:\Users\epipoca\Desktop\cadastrar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poca\Desktop\cadastrar funciona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99D" w14:textId="77777777" w:rsidR="00064627" w:rsidRDefault="00064627" w:rsidP="00064627">
      <w:pPr>
        <w:tabs>
          <w:tab w:val="left" w:pos="3405"/>
        </w:tabs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064627" w14:paraId="140259A0" w14:textId="77777777" w:rsidTr="002B4DD7">
        <w:tc>
          <w:tcPr>
            <w:tcW w:w="4247" w:type="dxa"/>
          </w:tcPr>
          <w:p w14:paraId="1402599E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99F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RF01 - Cadastrar </w:t>
            </w:r>
            <w:r w:rsidR="001B25C0">
              <w:t>Funcionário</w:t>
            </w:r>
          </w:p>
        </w:tc>
      </w:tr>
      <w:tr w:rsidR="00064627" w14:paraId="140259A3" w14:textId="77777777" w:rsidTr="002B4DD7">
        <w:tc>
          <w:tcPr>
            <w:tcW w:w="4247" w:type="dxa"/>
          </w:tcPr>
          <w:p w14:paraId="140259A1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Descrição</w:t>
            </w:r>
          </w:p>
        </w:tc>
        <w:tc>
          <w:tcPr>
            <w:tcW w:w="4247" w:type="dxa"/>
          </w:tcPr>
          <w:p w14:paraId="140259A2" w14:textId="77777777" w:rsidR="00064627" w:rsidRDefault="005B6FA2" w:rsidP="00064627">
            <w:pPr>
              <w:tabs>
                <w:tab w:val="left" w:pos="3405"/>
              </w:tabs>
              <w:ind w:firstLine="0"/>
            </w:pPr>
            <w:r>
              <w:t>Funcionário</w:t>
            </w:r>
            <w:r w:rsidR="00064627">
              <w:t xml:space="preserve"> cadastra um novo </w:t>
            </w:r>
            <w:r>
              <w:t>funcionário</w:t>
            </w:r>
            <w:r w:rsidR="00064627">
              <w:t xml:space="preserve"> no sistema</w:t>
            </w:r>
          </w:p>
        </w:tc>
      </w:tr>
      <w:tr w:rsidR="00064627" w14:paraId="140259A6" w14:textId="77777777" w:rsidTr="002B4DD7">
        <w:tc>
          <w:tcPr>
            <w:tcW w:w="4247" w:type="dxa"/>
          </w:tcPr>
          <w:p w14:paraId="140259A4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Atores</w:t>
            </w:r>
          </w:p>
        </w:tc>
        <w:tc>
          <w:tcPr>
            <w:tcW w:w="4247" w:type="dxa"/>
          </w:tcPr>
          <w:p w14:paraId="140259A5" w14:textId="77777777" w:rsidR="00064627" w:rsidRDefault="005B6FA2" w:rsidP="00064627">
            <w:pPr>
              <w:tabs>
                <w:tab w:val="left" w:pos="3405"/>
              </w:tabs>
              <w:ind w:firstLine="0"/>
            </w:pPr>
            <w:r>
              <w:t>Funcionário</w:t>
            </w:r>
          </w:p>
        </w:tc>
      </w:tr>
      <w:tr w:rsidR="00064627" w14:paraId="140259A9" w14:textId="77777777" w:rsidTr="002B4DD7">
        <w:tc>
          <w:tcPr>
            <w:tcW w:w="4247" w:type="dxa"/>
          </w:tcPr>
          <w:p w14:paraId="140259A7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Pré-Condições</w:t>
            </w:r>
          </w:p>
        </w:tc>
        <w:tc>
          <w:tcPr>
            <w:tcW w:w="4247" w:type="dxa"/>
          </w:tcPr>
          <w:p w14:paraId="140259A8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Nenhuma</w:t>
            </w:r>
          </w:p>
        </w:tc>
      </w:tr>
      <w:tr w:rsidR="00064627" w14:paraId="140259AC" w14:textId="77777777" w:rsidTr="002B4DD7">
        <w:tc>
          <w:tcPr>
            <w:tcW w:w="4247" w:type="dxa"/>
          </w:tcPr>
          <w:p w14:paraId="140259AA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Pós-Condições</w:t>
            </w:r>
          </w:p>
        </w:tc>
        <w:tc>
          <w:tcPr>
            <w:tcW w:w="4247" w:type="dxa"/>
          </w:tcPr>
          <w:p w14:paraId="140259AB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Nenhuma</w:t>
            </w:r>
          </w:p>
        </w:tc>
      </w:tr>
      <w:tr w:rsidR="00064627" w14:paraId="140259C5" w14:textId="77777777" w:rsidTr="002B4DD7">
        <w:tc>
          <w:tcPr>
            <w:tcW w:w="4247" w:type="dxa"/>
          </w:tcPr>
          <w:p w14:paraId="140259AD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Fluxo Básico</w:t>
            </w:r>
          </w:p>
        </w:tc>
        <w:tc>
          <w:tcPr>
            <w:tcW w:w="4247" w:type="dxa"/>
          </w:tcPr>
          <w:p w14:paraId="140259AE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Inclusão</w:t>
            </w:r>
          </w:p>
          <w:p w14:paraId="140259AF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1 – O usuário</w:t>
            </w:r>
            <w:r w:rsidR="00CF063A">
              <w:t xml:space="preserve"> funcionário</w:t>
            </w:r>
            <w:r>
              <w:t xml:space="preserve"> seleciona a opção de cadastrar um novo </w:t>
            </w:r>
            <w:r w:rsidR="005B6FA2">
              <w:t>funcionário</w:t>
            </w:r>
          </w:p>
          <w:p w14:paraId="140259B0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2 – O sistema mostra a tela de cadastro </w:t>
            </w:r>
            <w:r>
              <w:lastRenderedPageBreak/>
              <w:t xml:space="preserve">de </w:t>
            </w:r>
            <w:r w:rsidR="005B6FA2">
              <w:t>funcionário</w:t>
            </w:r>
          </w:p>
          <w:p w14:paraId="140259B1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3 – O </w:t>
            </w:r>
            <w:r w:rsidR="005B6FA2">
              <w:t>funcionário</w:t>
            </w:r>
            <w:r>
              <w:t xml:space="preserve"> digita os dados necessários para o cadastro</w:t>
            </w:r>
          </w:p>
          <w:p w14:paraId="140259B2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4 – </w:t>
            </w:r>
            <w:r w:rsidR="005B6FA2">
              <w:t>Funcionário</w:t>
            </w:r>
            <w:r>
              <w:t xml:space="preserve"> confirma a inclusão</w:t>
            </w:r>
          </w:p>
          <w:p w14:paraId="140259B3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5 – O sistema inclui o novo usuário</w:t>
            </w:r>
          </w:p>
          <w:p w14:paraId="140259B4" w14:textId="77777777" w:rsidR="00064627" w:rsidRDefault="00064627" w:rsidP="00064627">
            <w:pPr>
              <w:tabs>
                <w:tab w:val="left" w:pos="3405"/>
              </w:tabs>
              <w:ind w:firstLine="0"/>
            </w:pPr>
          </w:p>
          <w:p w14:paraId="140259B5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Excluir</w:t>
            </w:r>
          </w:p>
          <w:p w14:paraId="140259B6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1 – </w:t>
            </w:r>
            <w:r w:rsidR="00B00DFF">
              <w:t>Funcionário</w:t>
            </w:r>
            <w:r>
              <w:t xml:space="preserve"> consulta os </w:t>
            </w:r>
            <w:r w:rsidR="00CF063A">
              <w:t>usuários funcionários</w:t>
            </w:r>
          </w:p>
          <w:p w14:paraId="140259B7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2 – </w:t>
            </w:r>
            <w:r w:rsidR="00B00DFF">
              <w:t>Funcionário</w:t>
            </w:r>
            <w:r>
              <w:t xml:space="preserve"> seleciona o usuário</w:t>
            </w:r>
            <w:r w:rsidR="00CF063A">
              <w:t xml:space="preserve"> funcionário</w:t>
            </w:r>
            <w:r>
              <w:t xml:space="preserve"> a ser excluído</w:t>
            </w:r>
          </w:p>
          <w:p w14:paraId="140259B8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3 – </w:t>
            </w:r>
            <w:r w:rsidR="00B00DFF">
              <w:t>Funcionário</w:t>
            </w:r>
            <w:r>
              <w:t xml:space="preserve"> verifica se o </w:t>
            </w:r>
            <w:r w:rsidR="00B00DFF">
              <w:t>funcionário</w:t>
            </w:r>
            <w:r>
              <w:t xml:space="preserve"> não está relacionado com outro requisito</w:t>
            </w:r>
          </w:p>
          <w:p w14:paraId="140259B9" w14:textId="77777777" w:rsidR="00064627" w:rsidRDefault="00064627" w:rsidP="00050CAE">
            <w:pPr>
              <w:pStyle w:val="PargrafodaLista"/>
              <w:numPr>
                <w:ilvl w:val="0"/>
                <w:numId w:val="9"/>
              </w:numPr>
              <w:tabs>
                <w:tab w:val="left" w:pos="3405"/>
              </w:tabs>
            </w:pPr>
            <w:r>
              <w:t xml:space="preserve">– </w:t>
            </w:r>
            <w:r w:rsidR="00B00DFF">
              <w:t>Funcionário</w:t>
            </w:r>
            <w:r>
              <w:t xml:space="preserve"> confirma a exclusão</w:t>
            </w:r>
          </w:p>
          <w:p w14:paraId="140259BA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5– Sistema exclui o </w:t>
            </w:r>
            <w:r w:rsidR="00B00DFF">
              <w:t>funcionário</w:t>
            </w:r>
            <w:r>
              <w:t xml:space="preserve"> selecionado</w:t>
            </w:r>
          </w:p>
          <w:p w14:paraId="140259BB" w14:textId="77777777" w:rsidR="00064627" w:rsidRDefault="00064627" w:rsidP="00064627">
            <w:pPr>
              <w:pStyle w:val="PargrafodaLista"/>
              <w:tabs>
                <w:tab w:val="left" w:pos="3405"/>
              </w:tabs>
              <w:ind w:left="360" w:firstLine="0"/>
            </w:pPr>
          </w:p>
          <w:p w14:paraId="140259BC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Alterar</w:t>
            </w:r>
          </w:p>
          <w:p w14:paraId="140259BD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1 – </w:t>
            </w:r>
            <w:r w:rsidR="00B00DFF">
              <w:t>Funcionário</w:t>
            </w:r>
            <w:r>
              <w:t xml:space="preserve"> consulta os </w:t>
            </w:r>
            <w:r w:rsidR="00B00DFF">
              <w:t>funcionários</w:t>
            </w:r>
            <w:r>
              <w:t xml:space="preserve"> cadastrados no sistema</w:t>
            </w:r>
          </w:p>
          <w:p w14:paraId="140259BE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2 – </w:t>
            </w:r>
            <w:r w:rsidR="00B00DFF">
              <w:t>Funcionário</w:t>
            </w:r>
            <w:r>
              <w:t xml:space="preserve"> digita os dados a serem alterados</w:t>
            </w:r>
          </w:p>
          <w:p w14:paraId="140259BF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3 – </w:t>
            </w:r>
            <w:r w:rsidR="00B00DFF">
              <w:t>Funcionário</w:t>
            </w:r>
            <w:r>
              <w:t xml:space="preserve"> confirma a alteração</w:t>
            </w:r>
          </w:p>
          <w:p w14:paraId="140259C0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4 – Sistema altera as informações do </w:t>
            </w:r>
            <w:r w:rsidR="00B00DFF">
              <w:t>funcionário</w:t>
            </w:r>
          </w:p>
          <w:p w14:paraId="140259C1" w14:textId="77777777" w:rsidR="00064627" w:rsidRDefault="00064627" w:rsidP="00064627">
            <w:pPr>
              <w:tabs>
                <w:tab w:val="left" w:pos="3405"/>
              </w:tabs>
            </w:pPr>
          </w:p>
          <w:p w14:paraId="140259C2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Consultar</w:t>
            </w:r>
          </w:p>
          <w:p w14:paraId="140259C3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1 – Usuário</w:t>
            </w:r>
            <w:r w:rsidR="00CF063A">
              <w:t xml:space="preserve"> funcionário</w:t>
            </w:r>
            <w:r>
              <w:t xml:space="preserve"> consulta </w:t>
            </w:r>
            <w:r w:rsidR="00B00DFF">
              <w:t>os funcionários</w:t>
            </w:r>
            <w:r>
              <w:t xml:space="preserve"> cadastrados por nome ou </w:t>
            </w:r>
            <w:proofErr w:type="spellStart"/>
            <w:r>
              <w:t>cpf</w:t>
            </w:r>
            <w:proofErr w:type="spellEnd"/>
          </w:p>
          <w:p w14:paraId="140259C4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2 – Sistema devolve os </w:t>
            </w:r>
            <w:r w:rsidR="00B00DFF">
              <w:t>funcionários</w:t>
            </w:r>
            <w:r>
              <w:t xml:space="preserve"> encontrados</w:t>
            </w:r>
          </w:p>
        </w:tc>
      </w:tr>
      <w:tr w:rsidR="00064627" w14:paraId="140259C9" w14:textId="77777777" w:rsidTr="002B4DD7">
        <w:tc>
          <w:tcPr>
            <w:tcW w:w="4247" w:type="dxa"/>
          </w:tcPr>
          <w:p w14:paraId="140259C6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lastRenderedPageBreak/>
              <w:t>Fluxo Alternativo</w:t>
            </w:r>
          </w:p>
        </w:tc>
        <w:tc>
          <w:tcPr>
            <w:tcW w:w="4247" w:type="dxa"/>
          </w:tcPr>
          <w:p w14:paraId="140259C7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Excluir</w:t>
            </w:r>
          </w:p>
          <w:p w14:paraId="140259C8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1 – Caso o </w:t>
            </w:r>
            <w:r w:rsidR="00B00DFF">
              <w:t>funcionário</w:t>
            </w:r>
            <w:r>
              <w:t xml:space="preserve"> esteja relacionado a outro requisito, uma mensagem aparecerá para informar o </w:t>
            </w:r>
            <w:r>
              <w:lastRenderedPageBreak/>
              <w:t>usuário</w:t>
            </w:r>
            <w:r w:rsidR="00CF063A">
              <w:t xml:space="preserve"> funcionário.</w:t>
            </w:r>
          </w:p>
        </w:tc>
      </w:tr>
      <w:tr w:rsidR="00064627" w14:paraId="140259CE" w14:textId="77777777" w:rsidTr="002B4DD7">
        <w:tc>
          <w:tcPr>
            <w:tcW w:w="4247" w:type="dxa"/>
          </w:tcPr>
          <w:p w14:paraId="140259CA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lastRenderedPageBreak/>
              <w:t>Estrutura de Dados</w:t>
            </w:r>
          </w:p>
        </w:tc>
        <w:tc>
          <w:tcPr>
            <w:tcW w:w="4247" w:type="dxa"/>
          </w:tcPr>
          <w:p w14:paraId="140259CB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1 – Nome</w:t>
            </w:r>
          </w:p>
          <w:p w14:paraId="140259CC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2 – CPF</w:t>
            </w:r>
          </w:p>
          <w:p w14:paraId="140259CD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3 – Senha de acesso</w:t>
            </w:r>
          </w:p>
        </w:tc>
      </w:tr>
    </w:tbl>
    <w:p w14:paraId="140259CF" w14:textId="77777777" w:rsidR="00064627" w:rsidRDefault="00064627" w:rsidP="00064627">
      <w:pPr>
        <w:tabs>
          <w:tab w:val="left" w:pos="3405"/>
        </w:tabs>
      </w:pPr>
    </w:p>
    <w:p w14:paraId="140259D0" w14:textId="77777777" w:rsidR="00961D1D" w:rsidRDefault="00961D1D" w:rsidP="00064627">
      <w:pPr>
        <w:tabs>
          <w:tab w:val="left" w:pos="3405"/>
        </w:tabs>
      </w:pPr>
    </w:p>
    <w:p w14:paraId="140259D1" w14:textId="77777777" w:rsidR="00961D1D" w:rsidRDefault="00961D1D" w:rsidP="00064627">
      <w:pPr>
        <w:tabs>
          <w:tab w:val="left" w:pos="3405"/>
        </w:tabs>
      </w:pPr>
    </w:p>
    <w:p w14:paraId="140259D2" w14:textId="77777777" w:rsidR="00CE15CF" w:rsidRPr="007B6A67" w:rsidRDefault="00CE15CF" w:rsidP="00AB78EE">
      <w:pPr>
        <w:pStyle w:val="Ttulo3"/>
      </w:pPr>
      <w:bookmarkStart w:id="225" w:name="_Toc522018461"/>
      <w:r w:rsidRPr="007B6A67">
        <w:t>Efetuar Login</w:t>
      </w:r>
      <w:bookmarkEnd w:id="225"/>
    </w:p>
    <w:p w14:paraId="140259D3" w14:textId="77777777" w:rsidR="00CE15CF" w:rsidRDefault="00CE15CF" w:rsidP="00064627">
      <w:pPr>
        <w:tabs>
          <w:tab w:val="left" w:pos="3405"/>
        </w:tabs>
      </w:pPr>
    </w:p>
    <w:p w14:paraId="140259D4" w14:textId="77777777" w:rsidR="00CE15CF" w:rsidRDefault="00226EF6" w:rsidP="005E21C0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83" wp14:editId="14025C84">
            <wp:extent cx="4467225" cy="3033301"/>
            <wp:effectExtent l="0" t="0" r="0" b="0"/>
            <wp:docPr id="20" name="Imagem 20" descr="C:\Users\epipoca\Desktop\efetua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pipoca\Desktop\efetuar log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286" cy="303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9D5" w14:textId="77777777" w:rsidR="00A32AF4" w:rsidRDefault="00A32AF4" w:rsidP="00064627">
      <w:pPr>
        <w:tabs>
          <w:tab w:val="left" w:pos="3405"/>
        </w:tabs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064627" w14:paraId="140259D8" w14:textId="77777777" w:rsidTr="005E21C0">
        <w:tc>
          <w:tcPr>
            <w:tcW w:w="4247" w:type="dxa"/>
          </w:tcPr>
          <w:p w14:paraId="140259D6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9D7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RF02 - Efetuar Login</w:t>
            </w:r>
          </w:p>
        </w:tc>
      </w:tr>
      <w:tr w:rsidR="00064627" w14:paraId="140259DB" w14:textId="77777777" w:rsidTr="005E21C0">
        <w:tc>
          <w:tcPr>
            <w:tcW w:w="4247" w:type="dxa"/>
          </w:tcPr>
          <w:p w14:paraId="140259D9" w14:textId="77777777" w:rsidR="00064627" w:rsidRDefault="00064627" w:rsidP="00064627">
            <w:pPr>
              <w:tabs>
                <w:tab w:val="left" w:pos="3405"/>
              </w:tabs>
            </w:pPr>
            <w:r>
              <w:t>Descrição</w:t>
            </w:r>
          </w:p>
        </w:tc>
        <w:tc>
          <w:tcPr>
            <w:tcW w:w="4247" w:type="dxa"/>
          </w:tcPr>
          <w:p w14:paraId="140259DA" w14:textId="77777777" w:rsidR="00064627" w:rsidRDefault="00CF063A" w:rsidP="00064627">
            <w:pPr>
              <w:tabs>
                <w:tab w:val="left" w:pos="3405"/>
              </w:tabs>
              <w:ind w:firstLine="0"/>
            </w:pPr>
            <w:r>
              <w:t>Funcionário</w:t>
            </w:r>
            <w:r w:rsidR="00064627">
              <w:t xml:space="preserve"> ou cliente entra no sistema</w:t>
            </w:r>
          </w:p>
        </w:tc>
      </w:tr>
      <w:tr w:rsidR="00064627" w14:paraId="140259DF" w14:textId="77777777" w:rsidTr="005E21C0">
        <w:tc>
          <w:tcPr>
            <w:tcW w:w="4247" w:type="dxa"/>
          </w:tcPr>
          <w:p w14:paraId="140259DC" w14:textId="77777777" w:rsidR="00064627" w:rsidRDefault="00064627" w:rsidP="00064627">
            <w:pPr>
              <w:tabs>
                <w:tab w:val="left" w:pos="3405"/>
              </w:tabs>
            </w:pPr>
            <w:r>
              <w:t>Atores</w:t>
            </w:r>
          </w:p>
        </w:tc>
        <w:tc>
          <w:tcPr>
            <w:tcW w:w="4247" w:type="dxa"/>
          </w:tcPr>
          <w:p w14:paraId="140259DD" w14:textId="77777777" w:rsidR="00064627" w:rsidRDefault="00B00DFF" w:rsidP="00064627">
            <w:pPr>
              <w:tabs>
                <w:tab w:val="left" w:pos="3405"/>
              </w:tabs>
              <w:ind w:firstLine="0"/>
            </w:pPr>
            <w:r>
              <w:t>Funcionário</w:t>
            </w:r>
          </w:p>
          <w:p w14:paraId="140259DE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Cliente</w:t>
            </w:r>
          </w:p>
        </w:tc>
      </w:tr>
      <w:tr w:rsidR="00064627" w14:paraId="140259E2" w14:textId="77777777" w:rsidTr="005E21C0">
        <w:tc>
          <w:tcPr>
            <w:tcW w:w="4247" w:type="dxa"/>
          </w:tcPr>
          <w:p w14:paraId="140259E0" w14:textId="77777777" w:rsidR="00064627" w:rsidRDefault="00064627" w:rsidP="00064627">
            <w:pPr>
              <w:tabs>
                <w:tab w:val="left" w:pos="3405"/>
              </w:tabs>
            </w:pPr>
            <w:r>
              <w:t>Pré-Condições</w:t>
            </w:r>
          </w:p>
        </w:tc>
        <w:tc>
          <w:tcPr>
            <w:tcW w:w="4247" w:type="dxa"/>
          </w:tcPr>
          <w:p w14:paraId="140259E1" w14:textId="77777777" w:rsidR="00064627" w:rsidRDefault="00F83C48" w:rsidP="00064627">
            <w:pPr>
              <w:tabs>
                <w:tab w:val="left" w:pos="3405"/>
              </w:tabs>
              <w:ind w:firstLine="0"/>
            </w:pPr>
            <w:r>
              <w:t>Estar cadastrado</w:t>
            </w:r>
          </w:p>
        </w:tc>
      </w:tr>
      <w:tr w:rsidR="00064627" w14:paraId="140259E5" w14:textId="77777777" w:rsidTr="005E21C0">
        <w:tc>
          <w:tcPr>
            <w:tcW w:w="4247" w:type="dxa"/>
          </w:tcPr>
          <w:p w14:paraId="140259E3" w14:textId="77777777" w:rsidR="00064627" w:rsidRDefault="00064627" w:rsidP="00064627">
            <w:pPr>
              <w:tabs>
                <w:tab w:val="left" w:pos="3405"/>
              </w:tabs>
            </w:pPr>
            <w:r>
              <w:t>Pós-Condições</w:t>
            </w:r>
          </w:p>
        </w:tc>
        <w:tc>
          <w:tcPr>
            <w:tcW w:w="4247" w:type="dxa"/>
          </w:tcPr>
          <w:p w14:paraId="140259E4" w14:textId="77777777" w:rsidR="00064627" w:rsidRDefault="00F83C48" w:rsidP="00F83C48">
            <w:pPr>
              <w:tabs>
                <w:tab w:val="left" w:pos="3405"/>
              </w:tabs>
              <w:ind w:firstLine="0"/>
            </w:pPr>
            <w:r>
              <w:t>Acessar o sistema</w:t>
            </w:r>
          </w:p>
        </w:tc>
      </w:tr>
      <w:tr w:rsidR="00064627" w14:paraId="140259F4" w14:textId="77777777" w:rsidTr="005E21C0">
        <w:tc>
          <w:tcPr>
            <w:tcW w:w="4247" w:type="dxa"/>
          </w:tcPr>
          <w:p w14:paraId="140259E6" w14:textId="77777777" w:rsidR="00064627" w:rsidRDefault="00064627" w:rsidP="00064627">
            <w:pPr>
              <w:tabs>
                <w:tab w:val="left" w:pos="3405"/>
              </w:tabs>
            </w:pPr>
            <w:r>
              <w:t>Fluxo Básico</w:t>
            </w:r>
          </w:p>
        </w:tc>
        <w:tc>
          <w:tcPr>
            <w:tcW w:w="4247" w:type="dxa"/>
          </w:tcPr>
          <w:p w14:paraId="140259E7" w14:textId="77777777" w:rsidR="00064627" w:rsidRDefault="00CF063A" w:rsidP="00064627">
            <w:pPr>
              <w:tabs>
                <w:tab w:val="left" w:pos="3405"/>
              </w:tabs>
              <w:ind w:firstLine="0"/>
            </w:pPr>
            <w:r>
              <w:t>Login funcionário</w:t>
            </w:r>
          </w:p>
          <w:p w14:paraId="140259E8" w14:textId="77777777" w:rsidR="00064627" w:rsidRDefault="00064627" w:rsidP="00064627">
            <w:pPr>
              <w:tabs>
                <w:tab w:val="left" w:pos="3405"/>
              </w:tabs>
              <w:ind w:firstLine="0"/>
            </w:pPr>
          </w:p>
          <w:p w14:paraId="140259E9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1 – </w:t>
            </w:r>
            <w:r w:rsidR="00B00DFF">
              <w:t>Funcionário</w:t>
            </w:r>
            <w:r>
              <w:t xml:space="preserve"> seleciona a opção de login no sistema</w:t>
            </w:r>
          </w:p>
          <w:p w14:paraId="140259EA" w14:textId="77777777" w:rsidR="00064627" w:rsidRDefault="00064627" w:rsidP="00050CAE">
            <w:pPr>
              <w:pStyle w:val="PargrafodaLista"/>
              <w:numPr>
                <w:ilvl w:val="0"/>
                <w:numId w:val="2"/>
              </w:numPr>
              <w:tabs>
                <w:tab w:val="left" w:pos="3405"/>
              </w:tabs>
            </w:pPr>
            <w:r>
              <w:t xml:space="preserve">– </w:t>
            </w:r>
            <w:r w:rsidR="00B00DFF">
              <w:t>Funcionário</w:t>
            </w:r>
            <w:r>
              <w:t xml:space="preserve"> digita seu </w:t>
            </w:r>
            <w:proofErr w:type="gramStart"/>
            <w:r>
              <w:t>login</w:t>
            </w:r>
            <w:r w:rsidR="00B00DFF">
              <w:t>(</w:t>
            </w:r>
            <w:proofErr w:type="gramEnd"/>
            <w:r w:rsidR="00B00DFF">
              <w:t>CPF)</w:t>
            </w:r>
            <w:r>
              <w:t xml:space="preserve"> e senha</w:t>
            </w:r>
          </w:p>
          <w:p w14:paraId="140259EB" w14:textId="77777777" w:rsidR="00064627" w:rsidRDefault="00064627" w:rsidP="00050CAE">
            <w:pPr>
              <w:pStyle w:val="PargrafodaLista"/>
              <w:numPr>
                <w:ilvl w:val="0"/>
                <w:numId w:val="2"/>
              </w:numPr>
              <w:tabs>
                <w:tab w:val="left" w:pos="3405"/>
              </w:tabs>
            </w:pPr>
            <w:r>
              <w:t xml:space="preserve">– Sistema consulta se o </w:t>
            </w:r>
            <w:r w:rsidR="00B00DFF">
              <w:t>funcionári</w:t>
            </w:r>
            <w:r w:rsidR="004E1595">
              <w:t>o</w:t>
            </w:r>
            <w:r>
              <w:t xml:space="preserve"> </w:t>
            </w:r>
            <w:r>
              <w:lastRenderedPageBreak/>
              <w:t>está cadastrado</w:t>
            </w:r>
          </w:p>
          <w:p w14:paraId="140259EC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4 – Sistema </w:t>
            </w:r>
            <w:r w:rsidR="000D04B3">
              <w:t>e</w:t>
            </w:r>
            <w:r w:rsidR="004E1595">
              <w:t xml:space="preserve"> </w:t>
            </w:r>
            <w:proofErr w:type="spellStart"/>
            <w:r w:rsidR="000D04B3">
              <w:t>fetua</w:t>
            </w:r>
            <w:proofErr w:type="spellEnd"/>
            <w:r>
              <w:t xml:space="preserve"> o login</w:t>
            </w:r>
          </w:p>
          <w:p w14:paraId="140259ED" w14:textId="77777777" w:rsidR="00064627" w:rsidRDefault="00064627" w:rsidP="00064627">
            <w:pPr>
              <w:tabs>
                <w:tab w:val="left" w:pos="3405"/>
              </w:tabs>
              <w:ind w:firstLine="0"/>
            </w:pPr>
          </w:p>
          <w:p w14:paraId="140259EE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Login Cliente</w:t>
            </w:r>
          </w:p>
          <w:p w14:paraId="140259EF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>1 – Cliente seleciona a opção de login no site</w:t>
            </w:r>
          </w:p>
          <w:p w14:paraId="140259F0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2 – </w:t>
            </w:r>
            <w:r w:rsidR="00B00DFF">
              <w:t>Cliente</w:t>
            </w:r>
            <w:r>
              <w:t xml:space="preserve"> digita seu login</w:t>
            </w:r>
            <w:r w:rsidR="00B00DFF">
              <w:t>(e-mail)</w:t>
            </w:r>
            <w:r>
              <w:t xml:space="preserve"> e senha</w:t>
            </w:r>
          </w:p>
          <w:p w14:paraId="140259F1" w14:textId="77777777" w:rsidR="00064627" w:rsidRDefault="00064627" w:rsidP="00064627">
            <w:pPr>
              <w:tabs>
                <w:tab w:val="left" w:pos="3405"/>
              </w:tabs>
              <w:ind w:firstLine="0"/>
            </w:pPr>
            <w:r>
              <w:t xml:space="preserve">3 – Sistema consulta se o cliente está cadastrado </w:t>
            </w:r>
          </w:p>
          <w:p w14:paraId="140259F2" w14:textId="77777777" w:rsidR="000D04B3" w:rsidRDefault="000D04B3" w:rsidP="00064627">
            <w:pPr>
              <w:tabs>
                <w:tab w:val="left" w:pos="3405"/>
              </w:tabs>
              <w:ind w:firstLine="0"/>
            </w:pPr>
            <w:r>
              <w:t>4 – Sistema efetua o login</w:t>
            </w:r>
          </w:p>
          <w:p w14:paraId="140259F3" w14:textId="77777777" w:rsidR="00064627" w:rsidRDefault="00064627" w:rsidP="00064627">
            <w:pPr>
              <w:tabs>
                <w:tab w:val="left" w:pos="3405"/>
              </w:tabs>
              <w:ind w:firstLine="0"/>
            </w:pPr>
          </w:p>
        </w:tc>
      </w:tr>
      <w:tr w:rsidR="00064627" w14:paraId="140259F8" w14:textId="77777777" w:rsidTr="005E21C0">
        <w:tc>
          <w:tcPr>
            <w:tcW w:w="4247" w:type="dxa"/>
          </w:tcPr>
          <w:p w14:paraId="140259F5" w14:textId="77777777" w:rsidR="00064627" w:rsidRDefault="00064627" w:rsidP="000D04B3">
            <w:pPr>
              <w:tabs>
                <w:tab w:val="left" w:pos="3405"/>
              </w:tabs>
              <w:ind w:firstLine="0"/>
            </w:pPr>
            <w:r>
              <w:lastRenderedPageBreak/>
              <w:t>Estrutura de Dados</w:t>
            </w:r>
          </w:p>
        </w:tc>
        <w:tc>
          <w:tcPr>
            <w:tcW w:w="4247" w:type="dxa"/>
          </w:tcPr>
          <w:p w14:paraId="140259F6" w14:textId="77777777" w:rsidR="00064627" w:rsidRDefault="00064627" w:rsidP="000D04B3">
            <w:pPr>
              <w:tabs>
                <w:tab w:val="left" w:pos="3405"/>
              </w:tabs>
              <w:ind w:firstLine="0"/>
            </w:pPr>
            <w:r>
              <w:t>1 – Login (e-mail)</w:t>
            </w:r>
          </w:p>
          <w:p w14:paraId="140259F7" w14:textId="77777777" w:rsidR="00064627" w:rsidRDefault="001B25C0" w:rsidP="00050CAE">
            <w:pPr>
              <w:pStyle w:val="PargrafodaLista"/>
              <w:numPr>
                <w:ilvl w:val="0"/>
                <w:numId w:val="10"/>
              </w:numPr>
              <w:tabs>
                <w:tab w:val="left" w:pos="3405"/>
              </w:tabs>
            </w:pPr>
            <w:r>
              <w:t>–</w:t>
            </w:r>
            <w:r w:rsidR="00064627">
              <w:t xml:space="preserve"> Senha</w:t>
            </w:r>
          </w:p>
        </w:tc>
      </w:tr>
    </w:tbl>
    <w:p w14:paraId="140259F9" w14:textId="77777777" w:rsidR="00AE69FF" w:rsidRDefault="00AE69FF" w:rsidP="00157926">
      <w:pPr>
        <w:tabs>
          <w:tab w:val="left" w:pos="3405"/>
        </w:tabs>
        <w:ind w:firstLine="0"/>
      </w:pPr>
    </w:p>
    <w:p w14:paraId="140259FB" w14:textId="77777777" w:rsidR="00AE69FF" w:rsidRDefault="00AE69FF" w:rsidP="00157926">
      <w:pPr>
        <w:tabs>
          <w:tab w:val="left" w:pos="3405"/>
        </w:tabs>
        <w:ind w:firstLine="0"/>
      </w:pPr>
    </w:p>
    <w:p w14:paraId="14025A00" w14:textId="77777777" w:rsidR="00AE69FF" w:rsidRDefault="00AE69FF" w:rsidP="00157926">
      <w:pPr>
        <w:tabs>
          <w:tab w:val="left" w:pos="3405"/>
        </w:tabs>
        <w:ind w:firstLine="0"/>
      </w:pPr>
    </w:p>
    <w:p w14:paraId="14025A01" w14:textId="77777777" w:rsidR="00CE15CF" w:rsidRDefault="00CE15CF" w:rsidP="001D43B1">
      <w:pPr>
        <w:pStyle w:val="Ttulo3"/>
      </w:pPr>
      <w:bookmarkStart w:id="226" w:name="_Toc522018462"/>
      <w:r>
        <w:t>Cadastrar Produto</w:t>
      </w:r>
      <w:r w:rsidR="005B7C10">
        <w:t>s Pré-Definidos</w:t>
      </w:r>
      <w:bookmarkEnd w:id="226"/>
    </w:p>
    <w:p w14:paraId="14025A02" w14:textId="77777777" w:rsidR="00CE15CF" w:rsidRPr="00CE15CF" w:rsidRDefault="00CE15CF" w:rsidP="00CE15CF">
      <w:pPr>
        <w:pStyle w:val="PargrafodaLista"/>
        <w:ind w:left="360" w:firstLine="0"/>
      </w:pPr>
    </w:p>
    <w:p w14:paraId="14025A03" w14:textId="77777777" w:rsidR="00064627" w:rsidRDefault="00255F74" w:rsidP="005E21C0">
      <w:pPr>
        <w:tabs>
          <w:tab w:val="left" w:pos="3405"/>
        </w:tabs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85" wp14:editId="14025C86">
            <wp:extent cx="5400040" cy="224349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138F" w14:textId="77777777" w:rsidR="002B4DD7" w:rsidRDefault="002B4DD7" w:rsidP="002B4DD7">
      <w:pPr>
        <w:tabs>
          <w:tab w:val="left" w:pos="3405"/>
        </w:tabs>
        <w:jc w:val="center"/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064627" w14:paraId="14025A06" w14:textId="77777777" w:rsidTr="002B4DD7">
        <w:tc>
          <w:tcPr>
            <w:tcW w:w="4247" w:type="dxa"/>
          </w:tcPr>
          <w:p w14:paraId="14025A04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A05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RF03 – Cadastrar Produtos</w:t>
            </w:r>
            <w:r w:rsidR="00B00DFF">
              <w:t xml:space="preserve"> Pré-Definidos</w:t>
            </w:r>
          </w:p>
        </w:tc>
      </w:tr>
      <w:tr w:rsidR="00064627" w14:paraId="14025A09" w14:textId="77777777" w:rsidTr="002B4DD7">
        <w:tc>
          <w:tcPr>
            <w:tcW w:w="4247" w:type="dxa"/>
          </w:tcPr>
          <w:p w14:paraId="14025A0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Descrição</w:t>
            </w:r>
          </w:p>
        </w:tc>
        <w:tc>
          <w:tcPr>
            <w:tcW w:w="4247" w:type="dxa"/>
          </w:tcPr>
          <w:p w14:paraId="14025A0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Usuário</w:t>
            </w:r>
            <w:r w:rsidR="00CF063A">
              <w:t xml:space="preserve"> funcionário</w:t>
            </w:r>
            <w:r>
              <w:t xml:space="preserve"> pode incluir, alterar, excluir e consultar produtos no sistema</w:t>
            </w:r>
          </w:p>
        </w:tc>
      </w:tr>
      <w:tr w:rsidR="00064627" w14:paraId="14025A0C" w14:textId="77777777" w:rsidTr="002B4DD7">
        <w:tc>
          <w:tcPr>
            <w:tcW w:w="4247" w:type="dxa"/>
          </w:tcPr>
          <w:p w14:paraId="14025A0A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Atores</w:t>
            </w:r>
          </w:p>
        </w:tc>
        <w:tc>
          <w:tcPr>
            <w:tcW w:w="4247" w:type="dxa"/>
          </w:tcPr>
          <w:p w14:paraId="14025A0B" w14:textId="77777777" w:rsidR="00064627" w:rsidRDefault="00CF063A" w:rsidP="00447971">
            <w:pPr>
              <w:tabs>
                <w:tab w:val="left" w:pos="3405"/>
              </w:tabs>
              <w:ind w:firstLine="0"/>
            </w:pPr>
            <w:r>
              <w:t>Funcionário</w:t>
            </w:r>
          </w:p>
        </w:tc>
      </w:tr>
      <w:tr w:rsidR="00064627" w14:paraId="14025A0F" w14:textId="77777777" w:rsidTr="002B4DD7">
        <w:tc>
          <w:tcPr>
            <w:tcW w:w="4247" w:type="dxa"/>
          </w:tcPr>
          <w:p w14:paraId="14025A0D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Pré-Condições</w:t>
            </w:r>
          </w:p>
        </w:tc>
        <w:tc>
          <w:tcPr>
            <w:tcW w:w="4247" w:type="dxa"/>
          </w:tcPr>
          <w:p w14:paraId="14025A0E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proofErr w:type="gramStart"/>
            <w:r>
              <w:t>1  -</w:t>
            </w:r>
            <w:proofErr w:type="gramEnd"/>
            <w:r>
              <w:t xml:space="preserve"> Usuário</w:t>
            </w:r>
            <w:r w:rsidR="00CF063A">
              <w:t xml:space="preserve"> funcionário</w:t>
            </w:r>
            <w:r>
              <w:t xml:space="preserve"> estar </w:t>
            </w:r>
            <w:proofErr w:type="spellStart"/>
            <w:r>
              <w:t>logado</w:t>
            </w:r>
            <w:proofErr w:type="spellEnd"/>
            <w:r>
              <w:t xml:space="preserve"> no </w:t>
            </w:r>
            <w:r>
              <w:lastRenderedPageBreak/>
              <w:t>sistema</w:t>
            </w:r>
          </w:p>
        </w:tc>
      </w:tr>
      <w:tr w:rsidR="00064627" w14:paraId="14025A12" w14:textId="77777777" w:rsidTr="002B4DD7">
        <w:tc>
          <w:tcPr>
            <w:tcW w:w="4247" w:type="dxa"/>
          </w:tcPr>
          <w:p w14:paraId="14025A10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lastRenderedPageBreak/>
              <w:t>Pós-Condições</w:t>
            </w:r>
          </w:p>
        </w:tc>
        <w:tc>
          <w:tcPr>
            <w:tcW w:w="4247" w:type="dxa"/>
          </w:tcPr>
          <w:p w14:paraId="14025A11" w14:textId="77777777" w:rsidR="00064627" w:rsidRDefault="00F83C48" w:rsidP="00447971">
            <w:pPr>
              <w:tabs>
                <w:tab w:val="left" w:pos="3405"/>
              </w:tabs>
              <w:ind w:firstLine="0"/>
            </w:pPr>
            <w:r>
              <w:t>Nenhuma</w:t>
            </w:r>
          </w:p>
        </w:tc>
      </w:tr>
      <w:tr w:rsidR="00064627" w14:paraId="14025A2B" w14:textId="77777777" w:rsidTr="002B4DD7">
        <w:tc>
          <w:tcPr>
            <w:tcW w:w="4247" w:type="dxa"/>
          </w:tcPr>
          <w:p w14:paraId="14025A13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Fluxo Básico</w:t>
            </w:r>
          </w:p>
        </w:tc>
        <w:tc>
          <w:tcPr>
            <w:tcW w:w="4247" w:type="dxa"/>
          </w:tcPr>
          <w:p w14:paraId="14025A14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Incluir</w:t>
            </w:r>
          </w:p>
          <w:p w14:paraId="14025A15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1 – Usuário</w:t>
            </w:r>
            <w:r w:rsidR="00CF063A">
              <w:t xml:space="preserve"> funcionário</w:t>
            </w:r>
            <w:r>
              <w:t xml:space="preserve"> seleciona a opção de cadastrar um novo produto</w:t>
            </w:r>
          </w:p>
          <w:p w14:paraId="14025A16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Usuário</w:t>
            </w:r>
            <w:r w:rsidR="00CF063A">
              <w:t xml:space="preserve"> funcionário</w:t>
            </w:r>
            <w:r>
              <w:t xml:space="preserve"> digita os dados do novo produto</w:t>
            </w:r>
          </w:p>
          <w:p w14:paraId="14025A1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3 –Usuário </w:t>
            </w:r>
            <w:r w:rsidR="00CF063A">
              <w:t xml:space="preserve">funcionário </w:t>
            </w:r>
            <w:r>
              <w:t>confirma a inclusão</w:t>
            </w:r>
          </w:p>
          <w:p w14:paraId="14025A1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4 – Sistema inclui o novo produto</w:t>
            </w:r>
          </w:p>
          <w:p w14:paraId="14025A19" w14:textId="77777777" w:rsidR="00064627" w:rsidRDefault="00064627" w:rsidP="00064627">
            <w:pPr>
              <w:tabs>
                <w:tab w:val="left" w:pos="3405"/>
              </w:tabs>
            </w:pPr>
          </w:p>
          <w:p w14:paraId="14025A1A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 Excluir</w:t>
            </w:r>
          </w:p>
          <w:p w14:paraId="14025A1B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1 – Usuário </w:t>
            </w:r>
            <w:r w:rsidR="00CF063A">
              <w:t xml:space="preserve">funcionário </w:t>
            </w:r>
            <w:r>
              <w:t>consulta o produto</w:t>
            </w:r>
          </w:p>
          <w:p w14:paraId="14025A1C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2 – Usuário </w:t>
            </w:r>
            <w:r w:rsidR="00CF063A">
              <w:t xml:space="preserve">funcionário </w:t>
            </w:r>
            <w:r>
              <w:t>verifica se não está relacionado com outro requisito</w:t>
            </w:r>
          </w:p>
          <w:p w14:paraId="14025A1D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3 – Usuário </w:t>
            </w:r>
            <w:r w:rsidR="00CF063A">
              <w:t xml:space="preserve">funcionário </w:t>
            </w:r>
            <w:r>
              <w:t>seleciona o produto</w:t>
            </w:r>
          </w:p>
          <w:p w14:paraId="14025A1E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4 – Usuário </w:t>
            </w:r>
            <w:r w:rsidR="00CF063A">
              <w:t xml:space="preserve">funcionário </w:t>
            </w:r>
            <w:r>
              <w:t>confirma a exclusão</w:t>
            </w:r>
          </w:p>
          <w:p w14:paraId="14025A1F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5 – Sistema exclui o produto</w:t>
            </w:r>
          </w:p>
          <w:p w14:paraId="14025A20" w14:textId="77777777" w:rsidR="00064627" w:rsidRDefault="00064627" w:rsidP="00064627">
            <w:pPr>
              <w:tabs>
                <w:tab w:val="left" w:pos="3405"/>
              </w:tabs>
            </w:pPr>
          </w:p>
          <w:p w14:paraId="14025A21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Alterar</w:t>
            </w:r>
          </w:p>
          <w:p w14:paraId="14025A22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1 – Usuário </w:t>
            </w:r>
            <w:r w:rsidR="00CF063A">
              <w:t xml:space="preserve">funcionário </w:t>
            </w:r>
            <w:r>
              <w:t>consulta o produto</w:t>
            </w:r>
          </w:p>
          <w:p w14:paraId="14025A23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2 – Usuário</w:t>
            </w:r>
            <w:r w:rsidR="00CF063A">
              <w:t xml:space="preserve"> funcionário</w:t>
            </w:r>
            <w:r>
              <w:t xml:space="preserve"> modifica os dados do produto</w:t>
            </w:r>
          </w:p>
          <w:p w14:paraId="14025A24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3 – Usuário </w:t>
            </w:r>
            <w:r w:rsidR="00CF063A">
              <w:t xml:space="preserve">funcionário </w:t>
            </w:r>
            <w:r>
              <w:t>confirma a alteração</w:t>
            </w:r>
          </w:p>
          <w:p w14:paraId="14025A25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4 – Sistema altera o produto</w:t>
            </w:r>
          </w:p>
          <w:p w14:paraId="14025A26" w14:textId="77777777" w:rsidR="00064627" w:rsidRDefault="00064627" w:rsidP="00064627">
            <w:pPr>
              <w:tabs>
                <w:tab w:val="left" w:pos="3405"/>
              </w:tabs>
            </w:pPr>
          </w:p>
          <w:p w14:paraId="14025A27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Consultar</w:t>
            </w:r>
          </w:p>
          <w:p w14:paraId="14025A28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1 – Usuário </w:t>
            </w:r>
            <w:r w:rsidR="00CF063A">
              <w:t xml:space="preserve">funcionário </w:t>
            </w:r>
            <w:r>
              <w:t xml:space="preserve">escolhe pesquisa por nome, ou sexo, ou modelo ou tamanho ou preço. Mas também pode fazer uma pesquisa com todas essas </w:t>
            </w:r>
            <w:r>
              <w:lastRenderedPageBreak/>
              <w:t>informações</w:t>
            </w:r>
          </w:p>
          <w:p w14:paraId="14025A29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2 – Usuário </w:t>
            </w:r>
            <w:r w:rsidR="00CF063A">
              <w:t xml:space="preserve">funcionário </w:t>
            </w:r>
            <w:r>
              <w:t>confirma a consulta</w:t>
            </w:r>
          </w:p>
          <w:p w14:paraId="14025A2A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3 – Sistema devolve o produto consultado</w:t>
            </w:r>
          </w:p>
        </w:tc>
      </w:tr>
      <w:tr w:rsidR="00064627" w14:paraId="14025A2F" w14:textId="77777777" w:rsidTr="002B4DD7">
        <w:tc>
          <w:tcPr>
            <w:tcW w:w="4247" w:type="dxa"/>
          </w:tcPr>
          <w:p w14:paraId="14025A2C" w14:textId="77777777" w:rsidR="00064627" w:rsidRDefault="00064627" w:rsidP="00064627">
            <w:pPr>
              <w:tabs>
                <w:tab w:val="left" w:pos="3405"/>
              </w:tabs>
            </w:pPr>
            <w:r>
              <w:lastRenderedPageBreak/>
              <w:t>Fluxo Alternativo</w:t>
            </w:r>
          </w:p>
        </w:tc>
        <w:tc>
          <w:tcPr>
            <w:tcW w:w="4247" w:type="dxa"/>
          </w:tcPr>
          <w:p w14:paraId="14025A2D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Excluir</w:t>
            </w:r>
          </w:p>
          <w:p w14:paraId="14025A2E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Caso o produto selecionado para exclusão esteja relacionado a outro requisito uma mensagem aparecerá informando o usuário</w:t>
            </w:r>
            <w:r w:rsidR="00CF063A">
              <w:t xml:space="preserve"> funcionário</w:t>
            </w:r>
            <w:r>
              <w:t xml:space="preserve"> que não é possível excluir o produto</w:t>
            </w:r>
          </w:p>
        </w:tc>
      </w:tr>
      <w:tr w:rsidR="00064627" w14:paraId="14025A39" w14:textId="77777777" w:rsidTr="002B4DD7">
        <w:tc>
          <w:tcPr>
            <w:tcW w:w="4247" w:type="dxa"/>
          </w:tcPr>
          <w:p w14:paraId="14025A30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Estrutura de Dados</w:t>
            </w:r>
          </w:p>
        </w:tc>
        <w:tc>
          <w:tcPr>
            <w:tcW w:w="4247" w:type="dxa"/>
          </w:tcPr>
          <w:p w14:paraId="14025A31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1 – Nome</w:t>
            </w:r>
          </w:p>
          <w:p w14:paraId="14025A32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Preço</w:t>
            </w:r>
          </w:p>
          <w:p w14:paraId="14025A33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3 – Quantidade</w:t>
            </w:r>
          </w:p>
          <w:p w14:paraId="14025A34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4 – Tamanho</w:t>
            </w:r>
          </w:p>
          <w:p w14:paraId="14025A35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5 – Modelo</w:t>
            </w:r>
          </w:p>
          <w:p w14:paraId="14025A36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5 – Cor</w:t>
            </w:r>
          </w:p>
          <w:p w14:paraId="14025A3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6 – Descrição</w:t>
            </w:r>
          </w:p>
          <w:p w14:paraId="14025A3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7 – Sexo</w:t>
            </w:r>
            <w:r w:rsidR="00447971">
              <w:t xml:space="preserve"> </w:t>
            </w:r>
            <w:r>
              <w:t>(Masculino ou Feminino)</w:t>
            </w:r>
          </w:p>
        </w:tc>
      </w:tr>
    </w:tbl>
    <w:p w14:paraId="14025A3A" w14:textId="77777777" w:rsidR="002B4DD7" w:rsidRDefault="002B4DD7" w:rsidP="00064627">
      <w:pPr>
        <w:tabs>
          <w:tab w:val="left" w:pos="3405"/>
        </w:tabs>
      </w:pPr>
    </w:p>
    <w:p w14:paraId="5CF96FE0" w14:textId="77777777" w:rsidR="002B4DD7" w:rsidRDefault="002B4DD7">
      <w:pPr>
        <w:spacing w:after="160" w:line="259" w:lineRule="auto"/>
        <w:ind w:firstLine="0"/>
        <w:jc w:val="left"/>
      </w:pPr>
      <w:r>
        <w:br w:type="page"/>
      </w:r>
    </w:p>
    <w:p w14:paraId="14025A3C" w14:textId="60199768" w:rsidR="00CE15CF" w:rsidRDefault="00CE15CF" w:rsidP="00686F42">
      <w:pPr>
        <w:pStyle w:val="Ttulo3"/>
      </w:pPr>
      <w:bookmarkStart w:id="227" w:name="_Toc522018463"/>
      <w:r>
        <w:lastRenderedPageBreak/>
        <w:t xml:space="preserve">Visualizar produtos para </w:t>
      </w:r>
      <w:r w:rsidR="001E56A3">
        <w:t>compra</w:t>
      </w:r>
      <w:bookmarkEnd w:id="227"/>
    </w:p>
    <w:p w14:paraId="14025A3D" w14:textId="77777777" w:rsidR="00CE15CF" w:rsidRPr="00CE15CF" w:rsidRDefault="00CE15CF" w:rsidP="00CE15CF"/>
    <w:p w14:paraId="14025A3E" w14:textId="328BAC58" w:rsidR="00CE15CF" w:rsidRDefault="00282AFC" w:rsidP="002B4DD7">
      <w:pPr>
        <w:tabs>
          <w:tab w:val="left" w:pos="3405"/>
        </w:tabs>
        <w:ind w:firstLine="0"/>
        <w:jc w:val="center"/>
      </w:pPr>
      <w:r>
        <w:rPr>
          <w:noProof/>
        </w:rPr>
        <w:drawing>
          <wp:inline distT="0" distB="0" distL="0" distR="0" wp14:anchorId="50BA1E05" wp14:editId="0A73DF26">
            <wp:extent cx="5760085" cy="435933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5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064627" w14:paraId="14025A41" w14:textId="77777777" w:rsidTr="002B4DD7">
        <w:tc>
          <w:tcPr>
            <w:tcW w:w="4247" w:type="dxa"/>
          </w:tcPr>
          <w:p w14:paraId="14025A3F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A40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RF04 – Visualizar Produtos para compra</w:t>
            </w:r>
          </w:p>
        </w:tc>
      </w:tr>
      <w:tr w:rsidR="00064627" w14:paraId="14025A44" w14:textId="77777777" w:rsidTr="002B4DD7">
        <w:tc>
          <w:tcPr>
            <w:tcW w:w="4247" w:type="dxa"/>
          </w:tcPr>
          <w:p w14:paraId="14025A42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Descrição</w:t>
            </w:r>
          </w:p>
        </w:tc>
        <w:tc>
          <w:tcPr>
            <w:tcW w:w="4247" w:type="dxa"/>
          </w:tcPr>
          <w:p w14:paraId="14025A43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O sistema busca os produtos cadastrados e torna visível para o cliente comprar</w:t>
            </w:r>
          </w:p>
        </w:tc>
      </w:tr>
      <w:tr w:rsidR="00064627" w14:paraId="14025A47" w14:textId="77777777" w:rsidTr="002B4DD7">
        <w:tc>
          <w:tcPr>
            <w:tcW w:w="4247" w:type="dxa"/>
          </w:tcPr>
          <w:p w14:paraId="14025A45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Atores</w:t>
            </w:r>
          </w:p>
        </w:tc>
        <w:tc>
          <w:tcPr>
            <w:tcW w:w="4247" w:type="dxa"/>
          </w:tcPr>
          <w:p w14:paraId="14025A46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Cliente</w:t>
            </w:r>
          </w:p>
        </w:tc>
      </w:tr>
      <w:tr w:rsidR="00064627" w14:paraId="14025A4A" w14:textId="77777777" w:rsidTr="002B4DD7">
        <w:tc>
          <w:tcPr>
            <w:tcW w:w="4247" w:type="dxa"/>
          </w:tcPr>
          <w:p w14:paraId="14025A4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Pré-Condições</w:t>
            </w:r>
          </w:p>
        </w:tc>
        <w:tc>
          <w:tcPr>
            <w:tcW w:w="4247" w:type="dxa"/>
          </w:tcPr>
          <w:p w14:paraId="14025A49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1 - Estar no site </w:t>
            </w:r>
          </w:p>
        </w:tc>
      </w:tr>
      <w:tr w:rsidR="00064627" w14:paraId="14025A4D" w14:textId="77777777" w:rsidTr="002B4DD7">
        <w:tc>
          <w:tcPr>
            <w:tcW w:w="4247" w:type="dxa"/>
          </w:tcPr>
          <w:p w14:paraId="14025A4B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Pós-Condições</w:t>
            </w:r>
          </w:p>
        </w:tc>
        <w:tc>
          <w:tcPr>
            <w:tcW w:w="4247" w:type="dxa"/>
          </w:tcPr>
          <w:p w14:paraId="14025A4C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Nenhuma</w:t>
            </w:r>
          </w:p>
        </w:tc>
      </w:tr>
      <w:tr w:rsidR="00064627" w14:paraId="14025A52" w14:textId="77777777" w:rsidTr="002B4DD7">
        <w:tc>
          <w:tcPr>
            <w:tcW w:w="4247" w:type="dxa"/>
          </w:tcPr>
          <w:p w14:paraId="14025A4E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Fluxo Básico</w:t>
            </w:r>
          </w:p>
        </w:tc>
        <w:tc>
          <w:tcPr>
            <w:tcW w:w="4247" w:type="dxa"/>
          </w:tcPr>
          <w:p w14:paraId="14025A4F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1 – Sistema consulta os produtos cadastrados no sistema</w:t>
            </w:r>
          </w:p>
          <w:p w14:paraId="14025A50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Sistema mostra as informações do produto para o cliente</w:t>
            </w:r>
          </w:p>
          <w:p w14:paraId="14025A51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3 – Usuário</w:t>
            </w:r>
            <w:r w:rsidR="00CF063A">
              <w:t xml:space="preserve"> cliente</w:t>
            </w:r>
            <w:r>
              <w:t xml:space="preserve"> poderá ser capaz de selecionar o produto para compra</w:t>
            </w:r>
          </w:p>
        </w:tc>
      </w:tr>
      <w:tr w:rsidR="00064627" w14:paraId="14025A55" w14:textId="77777777" w:rsidTr="002B4DD7">
        <w:tc>
          <w:tcPr>
            <w:tcW w:w="4247" w:type="dxa"/>
          </w:tcPr>
          <w:p w14:paraId="14025A53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Fluxo Alternativo</w:t>
            </w:r>
          </w:p>
        </w:tc>
        <w:tc>
          <w:tcPr>
            <w:tcW w:w="4247" w:type="dxa"/>
          </w:tcPr>
          <w:p w14:paraId="14025A54" w14:textId="77777777" w:rsidR="00064627" w:rsidRDefault="00064627" w:rsidP="00064627">
            <w:pPr>
              <w:tabs>
                <w:tab w:val="left" w:pos="3405"/>
              </w:tabs>
            </w:pPr>
            <w:r>
              <w:t>Nenhum</w:t>
            </w:r>
          </w:p>
        </w:tc>
      </w:tr>
      <w:tr w:rsidR="00064627" w14:paraId="14025A5D" w14:textId="77777777" w:rsidTr="002B4DD7">
        <w:tc>
          <w:tcPr>
            <w:tcW w:w="4247" w:type="dxa"/>
          </w:tcPr>
          <w:p w14:paraId="14025A56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Estrutura de Dados</w:t>
            </w:r>
          </w:p>
        </w:tc>
        <w:tc>
          <w:tcPr>
            <w:tcW w:w="4247" w:type="dxa"/>
          </w:tcPr>
          <w:p w14:paraId="14025A5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1 – Nome do produto</w:t>
            </w:r>
          </w:p>
          <w:p w14:paraId="14025A5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Preço de venda do produto</w:t>
            </w:r>
          </w:p>
          <w:p w14:paraId="14025A59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lastRenderedPageBreak/>
              <w:t xml:space="preserve">3 – Tamanhos disponíveis </w:t>
            </w:r>
          </w:p>
          <w:p w14:paraId="14025A5A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4 – Modelos Disponíveis</w:t>
            </w:r>
          </w:p>
          <w:p w14:paraId="14025A5B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5 – Descrição do produto</w:t>
            </w:r>
          </w:p>
          <w:p w14:paraId="14025A5C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6 – Sexo do produto (Masculino / Feminino)</w:t>
            </w:r>
          </w:p>
        </w:tc>
      </w:tr>
    </w:tbl>
    <w:p w14:paraId="14025A5E" w14:textId="77777777" w:rsidR="00064627" w:rsidRDefault="00064627" w:rsidP="00064627">
      <w:pPr>
        <w:tabs>
          <w:tab w:val="left" w:pos="3405"/>
        </w:tabs>
      </w:pPr>
    </w:p>
    <w:p w14:paraId="14025A5F" w14:textId="77777777" w:rsidR="004556A5" w:rsidRDefault="004556A5" w:rsidP="00064627">
      <w:pPr>
        <w:tabs>
          <w:tab w:val="left" w:pos="3405"/>
        </w:tabs>
      </w:pPr>
    </w:p>
    <w:p w14:paraId="14025A60" w14:textId="77777777" w:rsidR="00A32AF4" w:rsidRDefault="00CE15CF" w:rsidP="00486A13">
      <w:pPr>
        <w:pStyle w:val="Ttulo3"/>
      </w:pPr>
      <w:bookmarkStart w:id="228" w:name="_Toc522018464"/>
      <w:r>
        <w:t>Cadastrar Cliente</w:t>
      </w:r>
      <w:bookmarkEnd w:id="228"/>
    </w:p>
    <w:p w14:paraId="14025A61" w14:textId="77777777" w:rsidR="00A32AF4" w:rsidRPr="00A32AF4" w:rsidRDefault="00A32AF4" w:rsidP="00A32AF4"/>
    <w:p w14:paraId="14025A62" w14:textId="77777777" w:rsidR="00CE15CF" w:rsidRDefault="00CE15CF" w:rsidP="002B4DD7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89" wp14:editId="14025C8A">
            <wp:extent cx="4514850" cy="2647950"/>
            <wp:effectExtent l="0" t="0" r="0" b="0"/>
            <wp:docPr id="9" name="Imagem 9" descr="C:\Users\epipoca\Desktop\CASOS-DE-USO-PNG\CASOS DE USO PNG\CADASTRA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pipoca\Desktop\CASOS-DE-USO-PNG\CASOS DE USO PNG\CADASTRAR CLIENT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A63" w14:textId="77777777" w:rsidR="00A32AF4" w:rsidRPr="00A32AF4" w:rsidRDefault="00A32AF4" w:rsidP="00A32AF4"/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064627" w14:paraId="14025A66" w14:textId="77777777" w:rsidTr="002B4DD7">
        <w:tc>
          <w:tcPr>
            <w:tcW w:w="4247" w:type="dxa"/>
          </w:tcPr>
          <w:p w14:paraId="14025A64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A65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RF05 – Cadastrar Cliente</w:t>
            </w:r>
          </w:p>
        </w:tc>
      </w:tr>
      <w:tr w:rsidR="00064627" w14:paraId="14025A69" w14:textId="77777777" w:rsidTr="002B4DD7">
        <w:tc>
          <w:tcPr>
            <w:tcW w:w="4247" w:type="dxa"/>
          </w:tcPr>
          <w:p w14:paraId="14025A6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Descrição</w:t>
            </w:r>
          </w:p>
        </w:tc>
        <w:tc>
          <w:tcPr>
            <w:tcW w:w="4247" w:type="dxa"/>
          </w:tcPr>
          <w:p w14:paraId="14025A6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Inclusão, alteração, exclusão e consulta do cliente</w:t>
            </w:r>
          </w:p>
        </w:tc>
      </w:tr>
      <w:tr w:rsidR="00064627" w14:paraId="14025A6C" w14:textId="77777777" w:rsidTr="002B4DD7">
        <w:tc>
          <w:tcPr>
            <w:tcW w:w="4247" w:type="dxa"/>
          </w:tcPr>
          <w:p w14:paraId="14025A6A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Atores</w:t>
            </w:r>
          </w:p>
        </w:tc>
        <w:tc>
          <w:tcPr>
            <w:tcW w:w="4247" w:type="dxa"/>
          </w:tcPr>
          <w:p w14:paraId="14025A6B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Cliente</w:t>
            </w:r>
          </w:p>
        </w:tc>
      </w:tr>
      <w:tr w:rsidR="00064627" w14:paraId="14025A6F" w14:textId="77777777" w:rsidTr="002B4DD7">
        <w:tc>
          <w:tcPr>
            <w:tcW w:w="4247" w:type="dxa"/>
          </w:tcPr>
          <w:p w14:paraId="14025A6D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Pré-Condições</w:t>
            </w:r>
          </w:p>
        </w:tc>
        <w:tc>
          <w:tcPr>
            <w:tcW w:w="4247" w:type="dxa"/>
          </w:tcPr>
          <w:p w14:paraId="14025A6E" w14:textId="77777777" w:rsidR="00AD3F28" w:rsidRDefault="00F83C48" w:rsidP="00447971">
            <w:pPr>
              <w:tabs>
                <w:tab w:val="left" w:pos="3405"/>
              </w:tabs>
              <w:ind w:firstLine="0"/>
            </w:pPr>
            <w:r>
              <w:t>Não estar cadastrado com um mesmo e-mail</w:t>
            </w:r>
          </w:p>
        </w:tc>
      </w:tr>
      <w:tr w:rsidR="00064627" w14:paraId="14025A72" w14:textId="77777777" w:rsidTr="002B4DD7">
        <w:tc>
          <w:tcPr>
            <w:tcW w:w="4247" w:type="dxa"/>
          </w:tcPr>
          <w:p w14:paraId="14025A70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Pós-Condições</w:t>
            </w:r>
          </w:p>
        </w:tc>
        <w:tc>
          <w:tcPr>
            <w:tcW w:w="4247" w:type="dxa"/>
          </w:tcPr>
          <w:p w14:paraId="14025A71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Enviar e-mail para o cliente para confirmar o cadastro</w:t>
            </w:r>
          </w:p>
        </w:tc>
      </w:tr>
      <w:tr w:rsidR="00064627" w14:paraId="14025A8C" w14:textId="77777777" w:rsidTr="002B4DD7">
        <w:tc>
          <w:tcPr>
            <w:tcW w:w="4247" w:type="dxa"/>
          </w:tcPr>
          <w:p w14:paraId="14025A73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Fluxo Básico</w:t>
            </w:r>
          </w:p>
        </w:tc>
        <w:tc>
          <w:tcPr>
            <w:tcW w:w="4247" w:type="dxa"/>
          </w:tcPr>
          <w:p w14:paraId="14025A74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Incluir</w:t>
            </w:r>
          </w:p>
          <w:p w14:paraId="14025A75" w14:textId="77777777" w:rsidR="00472ADE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1 – Cliente seleciona a opção de se cadastrar </w:t>
            </w:r>
          </w:p>
          <w:p w14:paraId="14025A76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2 – Cliente digita os dados do </w:t>
            </w:r>
            <w:r w:rsidR="00472ADE">
              <w:t>seu perfil</w:t>
            </w:r>
          </w:p>
          <w:p w14:paraId="14025A7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3 – Cliente confirma o cadastro</w:t>
            </w:r>
          </w:p>
          <w:p w14:paraId="14025A7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4 – Sistema inclui o novo cliente</w:t>
            </w:r>
          </w:p>
          <w:p w14:paraId="14025A79" w14:textId="77777777" w:rsidR="00064627" w:rsidRDefault="00064627" w:rsidP="00064627">
            <w:pPr>
              <w:tabs>
                <w:tab w:val="left" w:pos="3405"/>
              </w:tabs>
            </w:pPr>
          </w:p>
          <w:p w14:paraId="14025A7A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lastRenderedPageBreak/>
              <w:t xml:space="preserve"> Excluir</w:t>
            </w:r>
          </w:p>
          <w:p w14:paraId="14025A7B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1 – Usuário consulta o cliente</w:t>
            </w:r>
          </w:p>
          <w:p w14:paraId="14025A7C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Usuário verifica se não está relacionado com outro requisito</w:t>
            </w:r>
          </w:p>
          <w:p w14:paraId="14025A7D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3 – Usuário seleciona o cliente</w:t>
            </w:r>
          </w:p>
          <w:p w14:paraId="14025A7E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4 – Usuário confirma a exclusão</w:t>
            </w:r>
          </w:p>
          <w:p w14:paraId="14025A7F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5 – Sistema exclui o cliente</w:t>
            </w:r>
          </w:p>
          <w:p w14:paraId="14025A80" w14:textId="77777777" w:rsidR="00064627" w:rsidRDefault="00064627" w:rsidP="00064627">
            <w:pPr>
              <w:tabs>
                <w:tab w:val="left" w:pos="3405"/>
              </w:tabs>
            </w:pPr>
          </w:p>
          <w:p w14:paraId="14025A81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Alterar</w:t>
            </w:r>
          </w:p>
          <w:p w14:paraId="14025A82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1 – Cliente entra no modo de alterar dados</w:t>
            </w:r>
          </w:p>
          <w:p w14:paraId="14025A83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Cliente modifica seus dados</w:t>
            </w:r>
          </w:p>
          <w:p w14:paraId="14025A84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3 – Cliente confirma a alteração</w:t>
            </w:r>
          </w:p>
          <w:p w14:paraId="14025A85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4 – Cliente altera o perfil</w:t>
            </w:r>
          </w:p>
          <w:p w14:paraId="14025A86" w14:textId="77777777" w:rsidR="00064627" w:rsidRDefault="00064627" w:rsidP="00064627">
            <w:pPr>
              <w:tabs>
                <w:tab w:val="left" w:pos="3405"/>
              </w:tabs>
            </w:pPr>
          </w:p>
          <w:p w14:paraId="14025A8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Consultar</w:t>
            </w:r>
          </w:p>
          <w:p w14:paraId="14025A8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1 – </w:t>
            </w:r>
            <w:r w:rsidR="00CF063A">
              <w:t>Funcionário</w:t>
            </w:r>
            <w:r>
              <w:t xml:space="preserve"> escolhe pesquisa por nome, ou </w:t>
            </w:r>
            <w:proofErr w:type="spellStart"/>
            <w:r>
              <w:t>cpf</w:t>
            </w:r>
            <w:proofErr w:type="spellEnd"/>
            <w:r>
              <w:t xml:space="preserve">, ou </w:t>
            </w:r>
            <w:proofErr w:type="spellStart"/>
            <w:r>
              <w:t>rg</w:t>
            </w:r>
            <w:proofErr w:type="spellEnd"/>
            <w:r>
              <w:t>, ou cidade, ou e-mail. Também poderá ser feita uma consulta conjunta com todos os dados citados no item 1 do consultar.</w:t>
            </w:r>
          </w:p>
          <w:p w14:paraId="14025A89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Sistema devolve para o usuário</w:t>
            </w:r>
            <w:r w:rsidR="00976A0E">
              <w:t xml:space="preserve"> funcionário</w:t>
            </w:r>
            <w:r>
              <w:t xml:space="preserve"> o cliente encontrado</w:t>
            </w:r>
          </w:p>
          <w:p w14:paraId="14025A8A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2 – </w:t>
            </w:r>
            <w:r w:rsidR="00CF063A">
              <w:t>Funcionário</w:t>
            </w:r>
            <w:r>
              <w:t xml:space="preserve"> confirma a consulta</w:t>
            </w:r>
          </w:p>
          <w:p w14:paraId="14025A8B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3 – Sistema devolve o produto consultado</w:t>
            </w:r>
          </w:p>
        </w:tc>
      </w:tr>
      <w:tr w:rsidR="00064627" w14:paraId="14025A94" w14:textId="77777777" w:rsidTr="002B4DD7">
        <w:tc>
          <w:tcPr>
            <w:tcW w:w="4247" w:type="dxa"/>
          </w:tcPr>
          <w:p w14:paraId="14025A8D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lastRenderedPageBreak/>
              <w:t>Fluxo Alternativo</w:t>
            </w:r>
          </w:p>
        </w:tc>
        <w:tc>
          <w:tcPr>
            <w:tcW w:w="4247" w:type="dxa"/>
          </w:tcPr>
          <w:p w14:paraId="14025A8E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Incluir</w:t>
            </w:r>
          </w:p>
          <w:p w14:paraId="14025A8F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1 – Deverá ser verificado se o </w:t>
            </w:r>
            <w:proofErr w:type="spellStart"/>
            <w:r>
              <w:t>cpf</w:t>
            </w:r>
            <w:proofErr w:type="spellEnd"/>
            <w:r>
              <w:t xml:space="preserve"> do cliente é valido ou não. Caso seja inválido negar o cadastro do cliente no sistema</w:t>
            </w:r>
          </w:p>
          <w:p w14:paraId="14025A90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O e-mail do cliente deverá ser digitado duas vezes para a confirmação do mesmo</w:t>
            </w:r>
          </w:p>
          <w:p w14:paraId="14025A91" w14:textId="77777777" w:rsidR="00064627" w:rsidRDefault="00064627" w:rsidP="00064627">
            <w:pPr>
              <w:tabs>
                <w:tab w:val="left" w:pos="3405"/>
              </w:tabs>
            </w:pPr>
          </w:p>
          <w:p w14:paraId="14025A92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Excluir</w:t>
            </w:r>
          </w:p>
          <w:p w14:paraId="14025A93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lastRenderedPageBreak/>
              <w:t xml:space="preserve">1 – Caso o cliente esteja relacionado a outro requisito uma mensagem informará ao </w:t>
            </w:r>
            <w:r w:rsidR="00CF063A">
              <w:t>funcionário</w:t>
            </w:r>
            <w:r>
              <w:t xml:space="preserve"> e a exclusão será cancelada</w:t>
            </w:r>
          </w:p>
        </w:tc>
      </w:tr>
      <w:tr w:rsidR="00064627" w14:paraId="14025AA4" w14:textId="77777777" w:rsidTr="002B4DD7">
        <w:tc>
          <w:tcPr>
            <w:tcW w:w="4247" w:type="dxa"/>
          </w:tcPr>
          <w:p w14:paraId="14025A95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lastRenderedPageBreak/>
              <w:t>Estrutura de Dados</w:t>
            </w:r>
          </w:p>
        </w:tc>
        <w:tc>
          <w:tcPr>
            <w:tcW w:w="4247" w:type="dxa"/>
          </w:tcPr>
          <w:p w14:paraId="14025A96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1 – Nome completo</w:t>
            </w:r>
          </w:p>
          <w:p w14:paraId="14025A9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Endereço completo</w:t>
            </w:r>
          </w:p>
          <w:p w14:paraId="14025A9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2.1 – Rua</w:t>
            </w:r>
          </w:p>
          <w:p w14:paraId="14025A99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2.2 – Bairro</w:t>
            </w:r>
          </w:p>
          <w:p w14:paraId="14025A9A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2.3 – Número da casa</w:t>
            </w:r>
          </w:p>
          <w:p w14:paraId="14025A9B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2.4 – Cidade</w:t>
            </w:r>
          </w:p>
          <w:p w14:paraId="14025A9C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2.5 – País</w:t>
            </w:r>
          </w:p>
          <w:p w14:paraId="14025A9D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2.6 - CEP</w:t>
            </w:r>
          </w:p>
          <w:p w14:paraId="14025A9E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3 – Telefone celular</w:t>
            </w:r>
          </w:p>
          <w:p w14:paraId="14025A9F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4 </w:t>
            </w:r>
            <w:proofErr w:type="gramStart"/>
            <w:r>
              <w:t>-  Telefone</w:t>
            </w:r>
            <w:proofErr w:type="gramEnd"/>
            <w:r>
              <w:t xml:space="preserve"> fixo</w:t>
            </w:r>
          </w:p>
          <w:p w14:paraId="14025AA0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5 – CPF</w:t>
            </w:r>
          </w:p>
          <w:p w14:paraId="14025AA1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6 – RG</w:t>
            </w:r>
          </w:p>
          <w:p w14:paraId="14025AA2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7 – </w:t>
            </w:r>
            <w:r w:rsidR="00253220">
              <w:t>E-mail</w:t>
            </w:r>
          </w:p>
          <w:p w14:paraId="14025AA3" w14:textId="77777777" w:rsidR="00472ADE" w:rsidRDefault="00472ADE" w:rsidP="00447971">
            <w:pPr>
              <w:tabs>
                <w:tab w:val="left" w:pos="3405"/>
              </w:tabs>
              <w:ind w:firstLine="0"/>
            </w:pPr>
            <w:r>
              <w:t xml:space="preserve">8 </w:t>
            </w:r>
            <w:r w:rsidR="00CF063A">
              <w:t>–</w:t>
            </w:r>
            <w:r>
              <w:t xml:space="preserve"> Senha</w:t>
            </w:r>
          </w:p>
        </w:tc>
      </w:tr>
    </w:tbl>
    <w:p w14:paraId="14025AA5" w14:textId="77777777" w:rsidR="00064627" w:rsidRDefault="00064627" w:rsidP="00064627">
      <w:pPr>
        <w:tabs>
          <w:tab w:val="left" w:pos="3405"/>
        </w:tabs>
      </w:pPr>
    </w:p>
    <w:p w14:paraId="14025AA6" w14:textId="77777777" w:rsidR="00866557" w:rsidRDefault="00866557" w:rsidP="00A843BE">
      <w:pPr>
        <w:tabs>
          <w:tab w:val="left" w:pos="3405"/>
        </w:tabs>
        <w:ind w:firstLine="0"/>
      </w:pPr>
    </w:p>
    <w:p w14:paraId="14025AA7" w14:textId="77777777" w:rsidR="00CE15CF" w:rsidRDefault="00CE15CF" w:rsidP="00B977F7">
      <w:pPr>
        <w:pStyle w:val="Ttulo3"/>
      </w:pPr>
      <w:bookmarkStart w:id="229" w:name="_Toc522018465"/>
      <w:r>
        <w:t xml:space="preserve">Cadastrar </w:t>
      </w:r>
      <w:r w:rsidR="008758EF">
        <w:t>Estampa</w:t>
      </w:r>
      <w:bookmarkEnd w:id="229"/>
    </w:p>
    <w:p w14:paraId="14025AA8" w14:textId="77777777" w:rsidR="00CE15CF" w:rsidRPr="00CE15CF" w:rsidRDefault="00CE15CF" w:rsidP="00CE15CF"/>
    <w:p w14:paraId="14025AA9" w14:textId="77777777" w:rsidR="00064627" w:rsidRDefault="008758EF" w:rsidP="002B4DD7">
      <w:pPr>
        <w:tabs>
          <w:tab w:val="left" w:pos="3405"/>
        </w:tabs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8B" wp14:editId="14025C8C">
            <wp:extent cx="5400040" cy="301579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AAA" w14:textId="38BBAE03" w:rsidR="002B4DD7" w:rsidRDefault="002B4DD7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064627" w14:paraId="14025AAD" w14:textId="77777777" w:rsidTr="002B4DD7">
        <w:tc>
          <w:tcPr>
            <w:tcW w:w="4247" w:type="dxa"/>
          </w:tcPr>
          <w:p w14:paraId="14025AAB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lastRenderedPageBreak/>
              <w:t>Nome do caso de uso</w:t>
            </w:r>
          </w:p>
        </w:tc>
        <w:tc>
          <w:tcPr>
            <w:tcW w:w="4247" w:type="dxa"/>
          </w:tcPr>
          <w:p w14:paraId="14025AAC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RF06 – Cadastrar </w:t>
            </w:r>
            <w:r w:rsidR="00977BCD">
              <w:t>Estampa</w:t>
            </w:r>
          </w:p>
        </w:tc>
      </w:tr>
      <w:tr w:rsidR="00064627" w14:paraId="14025AB0" w14:textId="77777777" w:rsidTr="002B4DD7">
        <w:tc>
          <w:tcPr>
            <w:tcW w:w="4247" w:type="dxa"/>
          </w:tcPr>
          <w:p w14:paraId="14025AAE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Descrição</w:t>
            </w:r>
          </w:p>
        </w:tc>
        <w:tc>
          <w:tcPr>
            <w:tcW w:w="4247" w:type="dxa"/>
          </w:tcPr>
          <w:p w14:paraId="14025AAF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Inclusão, alteração, exclusão e consulta das imagens</w:t>
            </w:r>
          </w:p>
        </w:tc>
      </w:tr>
      <w:tr w:rsidR="00064627" w14:paraId="14025AB3" w14:textId="77777777" w:rsidTr="002B4DD7">
        <w:tc>
          <w:tcPr>
            <w:tcW w:w="4247" w:type="dxa"/>
          </w:tcPr>
          <w:p w14:paraId="14025AB1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Atores</w:t>
            </w:r>
          </w:p>
        </w:tc>
        <w:tc>
          <w:tcPr>
            <w:tcW w:w="4247" w:type="dxa"/>
          </w:tcPr>
          <w:p w14:paraId="14025AB2" w14:textId="77777777" w:rsidR="00064627" w:rsidRDefault="00CF063A" w:rsidP="00447971">
            <w:pPr>
              <w:tabs>
                <w:tab w:val="left" w:pos="3405"/>
              </w:tabs>
              <w:ind w:firstLine="0"/>
            </w:pPr>
            <w:r>
              <w:t>Funcionário</w:t>
            </w:r>
          </w:p>
        </w:tc>
      </w:tr>
      <w:tr w:rsidR="00064627" w14:paraId="14025AB6" w14:textId="77777777" w:rsidTr="002B4DD7">
        <w:tc>
          <w:tcPr>
            <w:tcW w:w="4247" w:type="dxa"/>
          </w:tcPr>
          <w:p w14:paraId="14025AB4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Pré-Condições</w:t>
            </w:r>
          </w:p>
        </w:tc>
        <w:tc>
          <w:tcPr>
            <w:tcW w:w="4247" w:type="dxa"/>
          </w:tcPr>
          <w:p w14:paraId="14025AB5" w14:textId="77777777" w:rsidR="00064627" w:rsidRDefault="00F83C48" w:rsidP="00F83C48">
            <w:pPr>
              <w:tabs>
                <w:tab w:val="left" w:pos="3405"/>
              </w:tabs>
              <w:ind w:firstLine="0"/>
            </w:pPr>
            <w:r>
              <w:t xml:space="preserve">Não possuir uma </w:t>
            </w:r>
            <w:r w:rsidR="00AB2819">
              <w:t>estampa</w:t>
            </w:r>
            <w:r>
              <w:t xml:space="preserve"> cadastrada com o mesmo nome</w:t>
            </w:r>
          </w:p>
        </w:tc>
      </w:tr>
      <w:tr w:rsidR="00064627" w14:paraId="14025AB9" w14:textId="77777777" w:rsidTr="002B4DD7">
        <w:tc>
          <w:tcPr>
            <w:tcW w:w="4247" w:type="dxa"/>
          </w:tcPr>
          <w:p w14:paraId="14025AB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Pós-Condições</w:t>
            </w:r>
          </w:p>
        </w:tc>
        <w:tc>
          <w:tcPr>
            <w:tcW w:w="4247" w:type="dxa"/>
          </w:tcPr>
          <w:p w14:paraId="14025AB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Nenhuma</w:t>
            </w:r>
          </w:p>
        </w:tc>
      </w:tr>
      <w:tr w:rsidR="00064627" w14:paraId="14025AD3" w14:textId="77777777" w:rsidTr="002B4DD7">
        <w:tc>
          <w:tcPr>
            <w:tcW w:w="4247" w:type="dxa"/>
          </w:tcPr>
          <w:p w14:paraId="14025ABA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Fluxo Básico</w:t>
            </w:r>
          </w:p>
        </w:tc>
        <w:tc>
          <w:tcPr>
            <w:tcW w:w="4247" w:type="dxa"/>
          </w:tcPr>
          <w:p w14:paraId="14025ABB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Incluir</w:t>
            </w:r>
          </w:p>
          <w:p w14:paraId="14025ABC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1 – Usuário</w:t>
            </w:r>
            <w:r w:rsidR="00BD7677">
              <w:t xml:space="preserve"> funcionário</w:t>
            </w:r>
            <w:r>
              <w:t xml:space="preserve"> seleciona a opção de inclusão d</w:t>
            </w:r>
            <w:r w:rsidR="00545892">
              <w:t>a estampa</w:t>
            </w:r>
          </w:p>
          <w:p w14:paraId="14025ABD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Usuário</w:t>
            </w:r>
            <w:r w:rsidR="00BD7677">
              <w:t xml:space="preserve"> funcionário</w:t>
            </w:r>
            <w:r>
              <w:t xml:space="preserve"> digita os dados necessário para a inclusão: Nome da </w:t>
            </w:r>
            <w:r w:rsidR="00D2482E">
              <w:t>estampa</w:t>
            </w:r>
            <w:r>
              <w:t xml:space="preserve"> e a </w:t>
            </w:r>
            <w:r w:rsidR="00AC5916">
              <w:t>estampa</w:t>
            </w:r>
            <w:r>
              <w:t xml:space="preserve"> a ser cadastrada</w:t>
            </w:r>
          </w:p>
          <w:p w14:paraId="14025ABE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3 – Usuário </w:t>
            </w:r>
            <w:r w:rsidR="00BD7677">
              <w:t xml:space="preserve">funcionário </w:t>
            </w:r>
            <w:r>
              <w:t>confirma a inclusão</w:t>
            </w:r>
          </w:p>
          <w:p w14:paraId="14025ABF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4 – Sistema inclui a </w:t>
            </w:r>
            <w:r w:rsidR="007A67EE">
              <w:t>estampa</w:t>
            </w:r>
          </w:p>
          <w:p w14:paraId="14025AC0" w14:textId="77777777" w:rsidR="00064627" w:rsidRDefault="00064627" w:rsidP="00064627">
            <w:pPr>
              <w:tabs>
                <w:tab w:val="left" w:pos="3405"/>
              </w:tabs>
            </w:pPr>
          </w:p>
          <w:p w14:paraId="14025AC1" w14:textId="77777777" w:rsidR="007C66AE" w:rsidRDefault="007C66AE" w:rsidP="00064627">
            <w:pPr>
              <w:tabs>
                <w:tab w:val="left" w:pos="3405"/>
              </w:tabs>
            </w:pPr>
          </w:p>
          <w:p w14:paraId="14025AC2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 Excluir</w:t>
            </w:r>
          </w:p>
          <w:p w14:paraId="14025AC3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1 – </w:t>
            </w:r>
            <w:r w:rsidR="00BD7677">
              <w:t xml:space="preserve">Usuário funcionário </w:t>
            </w:r>
            <w:r>
              <w:t xml:space="preserve">consulta a </w:t>
            </w:r>
            <w:r w:rsidR="008837C2">
              <w:t>estampa</w:t>
            </w:r>
          </w:p>
          <w:p w14:paraId="14025AC4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Usuário</w:t>
            </w:r>
            <w:r w:rsidR="00BD7677">
              <w:t xml:space="preserve"> funcionário</w:t>
            </w:r>
            <w:r>
              <w:t xml:space="preserve"> verifica se a </w:t>
            </w:r>
            <w:r w:rsidR="00173607">
              <w:t>estampa</w:t>
            </w:r>
            <w:r>
              <w:t xml:space="preserve"> não está relacionada com outro requisito</w:t>
            </w:r>
          </w:p>
          <w:p w14:paraId="14025AC5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3 – Usuário </w:t>
            </w:r>
            <w:r w:rsidR="00BD7677">
              <w:t xml:space="preserve">funcionário </w:t>
            </w:r>
            <w:r>
              <w:t xml:space="preserve">seleciona a </w:t>
            </w:r>
            <w:r w:rsidR="00902FAD">
              <w:t>estampa</w:t>
            </w:r>
          </w:p>
          <w:p w14:paraId="14025AC6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4 – Usuário </w:t>
            </w:r>
            <w:r w:rsidR="00BD7677">
              <w:t xml:space="preserve">funcionário </w:t>
            </w:r>
            <w:r>
              <w:t>confirma a exclusão</w:t>
            </w:r>
          </w:p>
          <w:p w14:paraId="14025AC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5 – Sistema exclui a </w:t>
            </w:r>
            <w:r w:rsidR="00D26E64">
              <w:t>estampa</w:t>
            </w:r>
          </w:p>
          <w:p w14:paraId="14025AC8" w14:textId="77777777" w:rsidR="00064627" w:rsidRDefault="00064627" w:rsidP="00064627">
            <w:pPr>
              <w:tabs>
                <w:tab w:val="left" w:pos="3405"/>
              </w:tabs>
            </w:pPr>
          </w:p>
          <w:p w14:paraId="14025AC9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Alterar</w:t>
            </w:r>
          </w:p>
          <w:p w14:paraId="14025ACA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1 – Usuário</w:t>
            </w:r>
            <w:r w:rsidR="00BD7677">
              <w:t xml:space="preserve"> funcionário</w:t>
            </w:r>
            <w:r>
              <w:t xml:space="preserve"> entra no modo de alterar dados</w:t>
            </w:r>
          </w:p>
          <w:p w14:paraId="14025ACB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Usuário</w:t>
            </w:r>
            <w:r w:rsidR="00BD7677">
              <w:t xml:space="preserve"> funcionário</w:t>
            </w:r>
            <w:r>
              <w:t xml:space="preserve"> modifica as informações desejadas</w:t>
            </w:r>
          </w:p>
          <w:p w14:paraId="14025ACC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3 – Usuário</w:t>
            </w:r>
            <w:r w:rsidR="00BD7677">
              <w:t xml:space="preserve"> funcionário</w:t>
            </w:r>
            <w:r>
              <w:t xml:space="preserve"> confirma a </w:t>
            </w:r>
            <w:r>
              <w:lastRenderedPageBreak/>
              <w:t>alteração</w:t>
            </w:r>
          </w:p>
          <w:p w14:paraId="14025ACD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4 – Sistema altera as informações da </w:t>
            </w:r>
            <w:r w:rsidR="00B804F5">
              <w:t>estampa</w:t>
            </w:r>
          </w:p>
          <w:p w14:paraId="14025ACE" w14:textId="77777777" w:rsidR="00064627" w:rsidRDefault="00064627" w:rsidP="00064627">
            <w:pPr>
              <w:tabs>
                <w:tab w:val="left" w:pos="3405"/>
              </w:tabs>
            </w:pPr>
          </w:p>
          <w:p w14:paraId="14025ACF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Consultar</w:t>
            </w:r>
          </w:p>
          <w:p w14:paraId="14025AD0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1 – Usuário </w:t>
            </w:r>
            <w:r w:rsidR="00BD7677">
              <w:t xml:space="preserve">funcionário </w:t>
            </w:r>
            <w:r>
              <w:t>pesquisa por nome</w:t>
            </w:r>
          </w:p>
          <w:p w14:paraId="14025AD1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2 – Usuário </w:t>
            </w:r>
            <w:r w:rsidR="00BD7677">
              <w:t xml:space="preserve">funcionário </w:t>
            </w:r>
            <w:r>
              <w:t>confirma a consulta</w:t>
            </w:r>
          </w:p>
          <w:p w14:paraId="14025AD2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3 – Sistema devolve o produto consultado</w:t>
            </w:r>
          </w:p>
        </w:tc>
      </w:tr>
      <w:tr w:rsidR="00064627" w14:paraId="14025AD7" w14:textId="77777777" w:rsidTr="002B4DD7">
        <w:tc>
          <w:tcPr>
            <w:tcW w:w="4247" w:type="dxa"/>
          </w:tcPr>
          <w:p w14:paraId="14025AD4" w14:textId="77777777" w:rsidR="00064627" w:rsidRDefault="00064627" w:rsidP="00BC2842">
            <w:pPr>
              <w:tabs>
                <w:tab w:val="left" w:pos="3405"/>
              </w:tabs>
              <w:ind w:firstLine="0"/>
            </w:pPr>
            <w:r>
              <w:lastRenderedPageBreak/>
              <w:t>Fluxo Alternativo</w:t>
            </w:r>
          </w:p>
        </w:tc>
        <w:tc>
          <w:tcPr>
            <w:tcW w:w="4247" w:type="dxa"/>
          </w:tcPr>
          <w:p w14:paraId="14025AD5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Excluir</w:t>
            </w:r>
          </w:p>
          <w:p w14:paraId="14025AD6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1 – Se a </w:t>
            </w:r>
            <w:r w:rsidR="00B804F5">
              <w:t>estampa</w:t>
            </w:r>
            <w:r>
              <w:t xml:space="preserve"> estiver relacionada com outro requisito uma mensagem informará ao usuário</w:t>
            </w:r>
            <w:r w:rsidR="00210BD6">
              <w:t xml:space="preserve"> funcionário</w:t>
            </w:r>
            <w:r>
              <w:t xml:space="preserve"> e a exclusão será cancelada</w:t>
            </w:r>
          </w:p>
        </w:tc>
      </w:tr>
      <w:tr w:rsidR="00064627" w14:paraId="14025ADB" w14:textId="77777777" w:rsidTr="002B4DD7">
        <w:tc>
          <w:tcPr>
            <w:tcW w:w="4247" w:type="dxa"/>
          </w:tcPr>
          <w:p w14:paraId="14025AD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Estrutura de Dados</w:t>
            </w:r>
          </w:p>
        </w:tc>
        <w:tc>
          <w:tcPr>
            <w:tcW w:w="4247" w:type="dxa"/>
          </w:tcPr>
          <w:p w14:paraId="14025AD9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1 – Nome da </w:t>
            </w:r>
            <w:r w:rsidR="006B5783">
              <w:t>Estampa</w:t>
            </w:r>
          </w:p>
          <w:p w14:paraId="14025ADA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2 </w:t>
            </w:r>
            <w:r w:rsidR="00BD7677">
              <w:t>–</w:t>
            </w:r>
            <w:r>
              <w:t xml:space="preserve"> </w:t>
            </w:r>
            <w:r w:rsidR="006B5783">
              <w:t>Estampa</w:t>
            </w:r>
          </w:p>
        </w:tc>
      </w:tr>
    </w:tbl>
    <w:p w14:paraId="14025ADC" w14:textId="77777777" w:rsidR="00064627" w:rsidRDefault="00064627" w:rsidP="00064627">
      <w:pPr>
        <w:tabs>
          <w:tab w:val="left" w:pos="3405"/>
        </w:tabs>
      </w:pPr>
    </w:p>
    <w:p w14:paraId="14025ADD" w14:textId="77777777" w:rsidR="00745EA8" w:rsidRDefault="00745EA8" w:rsidP="00064627">
      <w:pPr>
        <w:tabs>
          <w:tab w:val="left" w:pos="3405"/>
        </w:tabs>
      </w:pPr>
    </w:p>
    <w:p w14:paraId="14025ADE" w14:textId="77777777" w:rsidR="00245D02" w:rsidRDefault="007134F0" w:rsidP="00650052">
      <w:pPr>
        <w:pStyle w:val="Ttulo3"/>
      </w:pPr>
      <w:bookmarkStart w:id="230" w:name="_Toc522018466"/>
      <w:r>
        <w:t>Cadastrar Foto Camiseta</w:t>
      </w:r>
      <w:bookmarkEnd w:id="230"/>
    </w:p>
    <w:p w14:paraId="14025ADF" w14:textId="77777777" w:rsidR="00245D02" w:rsidRDefault="00245D02" w:rsidP="00064627">
      <w:pPr>
        <w:tabs>
          <w:tab w:val="left" w:pos="3405"/>
        </w:tabs>
      </w:pPr>
    </w:p>
    <w:p w14:paraId="14025AE0" w14:textId="77777777" w:rsidR="00DE7191" w:rsidRDefault="00DE7191" w:rsidP="002B4DD7">
      <w:pPr>
        <w:tabs>
          <w:tab w:val="left" w:pos="3405"/>
        </w:tabs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8D" wp14:editId="14025C8E">
            <wp:extent cx="5400040" cy="255741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3363CC" w14:paraId="14025AE3" w14:textId="77777777" w:rsidTr="002B4DD7">
        <w:tc>
          <w:tcPr>
            <w:tcW w:w="4247" w:type="dxa"/>
          </w:tcPr>
          <w:p w14:paraId="14025AE1" w14:textId="77777777" w:rsidR="003363CC" w:rsidRDefault="003363CC" w:rsidP="00AF3C9E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AE2" w14:textId="77777777" w:rsidR="003363CC" w:rsidRDefault="005E1D8C" w:rsidP="00AF3C9E">
            <w:pPr>
              <w:tabs>
                <w:tab w:val="left" w:pos="3405"/>
              </w:tabs>
              <w:ind w:firstLine="0"/>
            </w:pPr>
            <w:r w:rsidRPr="005E1D8C">
              <w:t>RF07 – Cadastrar Foto Camiseta</w:t>
            </w:r>
          </w:p>
        </w:tc>
      </w:tr>
      <w:tr w:rsidR="003363CC" w14:paraId="14025AE6" w14:textId="77777777" w:rsidTr="002B4DD7">
        <w:tc>
          <w:tcPr>
            <w:tcW w:w="4247" w:type="dxa"/>
          </w:tcPr>
          <w:p w14:paraId="14025AE4" w14:textId="77777777" w:rsidR="003363CC" w:rsidRDefault="003363CC" w:rsidP="00AF3C9E">
            <w:pPr>
              <w:tabs>
                <w:tab w:val="left" w:pos="3405"/>
              </w:tabs>
            </w:pPr>
            <w:r>
              <w:t>Descrição</w:t>
            </w:r>
          </w:p>
        </w:tc>
        <w:tc>
          <w:tcPr>
            <w:tcW w:w="4247" w:type="dxa"/>
          </w:tcPr>
          <w:p w14:paraId="14025AE5" w14:textId="77777777" w:rsidR="003363CC" w:rsidRDefault="00445B4F" w:rsidP="00AF3C9E">
            <w:pPr>
              <w:tabs>
                <w:tab w:val="left" w:pos="3405"/>
              </w:tabs>
              <w:ind w:firstLine="0"/>
            </w:pPr>
            <w:r>
              <w:t xml:space="preserve">Inclusão de fotos de camiseta estampada para serem demonstradas na </w:t>
            </w:r>
            <w:r>
              <w:lastRenderedPageBreak/>
              <w:t xml:space="preserve">classe de Camisetas </w:t>
            </w:r>
            <w:r w:rsidR="001B72E0">
              <w:t>Pré-definidas</w:t>
            </w:r>
          </w:p>
        </w:tc>
      </w:tr>
      <w:tr w:rsidR="003363CC" w14:paraId="14025AE9" w14:textId="77777777" w:rsidTr="002B4DD7">
        <w:tc>
          <w:tcPr>
            <w:tcW w:w="4247" w:type="dxa"/>
          </w:tcPr>
          <w:p w14:paraId="14025AE7" w14:textId="77777777" w:rsidR="003363CC" w:rsidRDefault="003363CC" w:rsidP="00AF3C9E">
            <w:pPr>
              <w:tabs>
                <w:tab w:val="left" w:pos="3405"/>
              </w:tabs>
            </w:pPr>
            <w:r>
              <w:lastRenderedPageBreak/>
              <w:t>Atores</w:t>
            </w:r>
          </w:p>
        </w:tc>
        <w:tc>
          <w:tcPr>
            <w:tcW w:w="4247" w:type="dxa"/>
          </w:tcPr>
          <w:p w14:paraId="14025AE8" w14:textId="77777777" w:rsidR="003363CC" w:rsidRDefault="00B9040D" w:rsidP="00AF3C9E">
            <w:pPr>
              <w:tabs>
                <w:tab w:val="left" w:pos="3405"/>
              </w:tabs>
              <w:ind w:firstLine="0"/>
            </w:pPr>
            <w:r>
              <w:t>Funcionário</w:t>
            </w:r>
          </w:p>
        </w:tc>
      </w:tr>
      <w:tr w:rsidR="003363CC" w14:paraId="14025AEC" w14:textId="77777777" w:rsidTr="002B4DD7">
        <w:tc>
          <w:tcPr>
            <w:tcW w:w="4247" w:type="dxa"/>
          </w:tcPr>
          <w:p w14:paraId="14025AEA" w14:textId="77777777" w:rsidR="003363CC" w:rsidRDefault="003363CC" w:rsidP="00AF3C9E">
            <w:pPr>
              <w:tabs>
                <w:tab w:val="left" w:pos="3405"/>
              </w:tabs>
            </w:pPr>
            <w:r>
              <w:t>Pré-Condições</w:t>
            </w:r>
          </w:p>
        </w:tc>
        <w:tc>
          <w:tcPr>
            <w:tcW w:w="4247" w:type="dxa"/>
          </w:tcPr>
          <w:p w14:paraId="14025AEB" w14:textId="77777777" w:rsidR="003363CC" w:rsidRDefault="00077202" w:rsidP="00AF3C9E">
            <w:pPr>
              <w:tabs>
                <w:tab w:val="left" w:pos="3405"/>
              </w:tabs>
              <w:ind w:firstLine="0"/>
            </w:pPr>
            <w:r>
              <w:t xml:space="preserve">- O Funcionário precisa estar </w:t>
            </w:r>
            <w:proofErr w:type="spellStart"/>
            <w:r>
              <w:t>logado</w:t>
            </w:r>
            <w:proofErr w:type="spellEnd"/>
          </w:p>
        </w:tc>
      </w:tr>
      <w:tr w:rsidR="003363CC" w14:paraId="14025AEF" w14:textId="77777777" w:rsidTr="002B4DD7">
        <w:tc>
          <w:tcPr>
            <w:tcW w:w="4247" w:type="dxa"/>
          </w:tcPr>
          <w:p w14:paraId="14025AED" w14:textId="77777777" w:rsidR="003363CC" w:rsidRDefault="003363CC" w:rsidP="00AF3C9E">
            <w:pPr>
              <w:tabs>
                <w:tab w:val="left" w:pos="3405"/>
              </w:tabs>
            </w:pPr>
            <w:r>
              <w:t>Pós-Condições</w:t>
            </w:r>
          </w:p>
        </w:tc>
        <w:tc>
          <w:tcPr>
            <w:tcW w:w="4247" w:type="dxa"/>
          </w:tcPr>
          <w:p w14:paraId="14025AEE" w14:textId="77777777" w:rsidR="003363CC" w:rsidRDefault="00077202" w:rsidP="00AF3C9E">
            <w:pPr>
              <w:tabs>
                <w:tab w:val="left" w:pos="3405"/>
              </w:tabs>
              <w:ind w:firstLine="0"/>
            </w:pPr>
            <w:r>
              <w:t>Nenhum</w:t>
            </w:r>
          </w:p>
        </w:tc>
      </w:tr>
      <w:tr w:rsidR="003363CC" w14:paraId="14025AF3" w14:textId="77777777" w:rsidTr="002B4DD7">
        <w:tc>
          <w:tcPr>
            <w:tcW w:w="4247" w:type="dxa"/>
          </w:tcPr>
          <w:p w14:paraId="14025AF0" w14:textId="77777777" w:rsidR="003363CC" w:rsidRDefault="003363CC" w:rsidP="00AF3C9E">
            <w:pPr>
              <w:tabs>
                <w:tab w:val="left" w:pos="3405"/>
              </w:tabs>
            </w:pPr>
            <w:r>
              <w:t>Fluxo Básico</w:t>
            </w:r>
          </w:p>
        </w:tc>
        <w:tc>
          <w:tcPr>
            <w:tcW w:w="4247" w:type="dxa"/>
          </w:tcPr>
          <w:p w14:paraId="14025AF1" w14:textId="77777777" w:rsidR="003363CC" w:rsidRDefault="00DF7567" w:rsidP="00AF3C9E">
            <w:pPr>
              <w:tabs>
                <w:tab w:val="left" w:pos="3405"/>
              </w:tabs>
              <w:ind w:firstLine="0"/>
            </w:pPr>
            <w:r>
              <w:t xml:space="preserve">- Funcionário </w:t>
            </w:r>
            <w:proofErr w:type="spellStart"/>
            <w:r>
              <w:t>loga</w:t>
            </w:r>
            <w:proofErr w:type="spellEnd"/>
            <w:r>
              <w:t xml:space="preserve"> no site</w:t>
            </w:r>
          </w:p>
          <w:p w14:paraId="14025AF2" w14:textId="77777777" w:rsidR="00DF7567" w:rsidRDefault="00DF7567" w:rsidP="00AF3C9E">
            <w:pPr>
              <w:tabs>
                <w:tab w:val="left" w:pos="3405"/>
              </w:tabs>
              <w:ind w:firstLine="0"/>
            </w:pPr>
            <w:r>
              <w:t xml:space="preserve">- Cadastra a fotografia </w:t>
            </w:r>
          </w:p>
        </w:tc>
      </w:tr>
      <w:tr w:rsidR="003363CC" w14:paraId="14025AF6" w14:textId="77777777" w:rsidTr="002B4DD7">
        <w:tc>
          <w:tcPr>
            <w:tcW w:w="4247" w:type="dxa"/>
          </w:tcPr>
          <w:p w14:paraId="14025AF4" w14:textId="77777777" w:rsidR="003363CC" w:rsidRDefault="003363CC" w:rsidP="00AF3C9E">
            <w:pPr>
              <w:tabs>
                <w:tab w:val="left" w:pos="3405"/>
              </w:tabs>
              <w:ind w:firstLine="0"/>
            </w:pPr>
            <w:r>
              <w:t xml:space="preserve"> Estrutura de Dados</w:t>
            </w:r>
          </w:p>
        </w:tc>
        <w:tc>
          <w:tcPr>
            <w:tcW w:w="4247" w:type="dxa"/>
          </w:tcPr>
          <w:p w14:paraId="14025AF5" w14:textId="77777777" w:rsidR="003363CC" w:rsidRDefault="004D0AEF" w:rsidP="004D0AEF">
            <w:pPr>
              <w:tabs>
                <w:tab w:val="left" w:pos="3405"/>
              </w:tabs>
              <w:ind w:firstLine="0"/>
            </w:pPr>
            <w:r>
              <w:t>- Foto camiseta</w:t>
            </w:r>
          </w:p>
        </w:tc>
      </w:tr>
    </w:tbl>
    <w:p w14:paraId="14025AF7" w14:textId="77777777" w:rsidR="00245D02" w:rsidRDefault="00245D02" w:rsidP="00164D7F">
      <w:pPr>
        <w:tabs>
          <w:tab w:val="left" w:pos="3405"/>
        </w:tabs>
        <w:ind w:firstLine="0"/>
      </w:pPr>
    </w:p>
    <w:p w14:paraId="14025AF8" w14:textId="77777777" w:rsidR="00745EA8" w:rsidRDefault="00745EA8" w:rsidP="00164D7F">
      <w:pPr>
        <w:pStyle w:val="Ttulo3"/>
      </w:pPr>
      <w:bookmarkStart w:id="231" w:name="_Toc522018467"/>
      <w:r>
        <w:t>Cadastrar Itens de Personalização</w:t>
      </w:r>
      <w:bookmarkEnd w:id="231"/>
    </w:p>
    <w:p w14:paraId="14025AF9" w14:textId="77777777" w:rsidR="00745EA8" w:rsidRDefault="00745EA8" w:rsidP="002B4DD7">
      <w:pPr>
        <w:tabs>
          <w:tab w:val="left" w:pos="3405"/>
        </w:tabs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8F" wp14:editId="14025C90">
            <wp:extent cx="4285615" cy="2663825"/>
            <wp:effectExtent l="0" t="0" r="635" b="3175"/>
            <wp:docPr id="12" name="Imagem 12" descr="C:\Users\epipoca\Desktop\cadastrar itens de person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pipoca\Desktop\cadastrar itens de personalizaçã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745EA8" w14:paraId="14025AFC" w14:textId="77777777" w:rsidTr="002B4DD7">
        <w:tc>
          <w:tcPr>
            <w:tcW w:w="4247" w:type="dxa"/>
          </w:tcPr>
          <w:p w14:paraId="14025AFA" w14:textId="77777777" w:rsidR="00745EA8" w:rsidRDefault="00745EA8" w:rsidP="002B0E08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AFB" w14:textId="77777777" w:rsidR="00745EA8" w:rsidRDefault="006C0C7F" w:rsidP="002B0E08">
            <w:pPr>
              <w:tabs>
                <w:tab w:val="left" w:pos="3405"/>
              </w:tabs>
              <w:ind w:firstLine="0"/>
            </w:pPr>
            <w:r w:rsidRPr="006C0C7F">
              <w:t>RF08</w:t>
            </w:r>
            <w:r>
              <w:t xml:space="preserve"> </w:t>
            </w:r>
            <w:r w:rsidRPr="006C0C7F">
              <w:t>– Cadastrar itens de personalização</w:t>
            </w:r>
          </w:p>
        </w:tc>
      </w:tr>
      <w:tr w:rsidR="00745EA8" w14:paraId="14025AFF" w14:textId="77777777" w:rsidTr="002B4DD7">
        <w:tc>
          <w:tcPr>
            <w:tcW w:w="4247" w:type="dxa"/>
          </w:tcPr>
          <w:p w14:paraId="14025AFD" w14:textId="77777777" w:rsidR="00745EA8" w:rsidRDefault="00745EA8" w:rsidP="002B0E08">
            <w:pPr>
              <w:tabs>
                <w:tab w:val="left" w:pos="3405"/>
              </w:tabs>
            </w:pPr>
            <w:r>
              <w:t>Descrição</w:t>
            </w:r>
          </w:p>
        </w:tc>
        <w:tc>
          <w:tcPr>
            <w:tcW w:w="4247" w:type="dxa"/>
          </w:tcPr>
          <w:p w14:paraId="14025AFE" w14:textId="77777777" w:rsidR="00745EA8" w:rsidRDefault="00B921BB" w:rsidP="002B0E08">
            <w:pPr>
              <w:tabs>
                <w:tab w:val="left" w:pos="3405"/>
              </w:tabs>
              <w:ind w:firstLine="0"/>
            </w:pPr>
            <w:r>
              <w:t>É responsável pela definição dos preços de camisetas personalizadas</w:t>
            </w:r>
          </w:p>
        </w:tc>
      </w:tr>
      <w:tr w:rsidR="00745EA8" w14:paraId="14025B02" w14:textId="77777777" w:rsidTr="002B4DD7">
        <w:tc>
          <w:tcPr>
            <w:tcW w:w="4247" w:type="dxa"/>
          </w:tcPr>
          <w:p w14:paraId="14025B00" w14:textId="77777777" w:rsidR="00745EA8" w:rsidRDefault="00745EA8" w:rsidP="002B0E08">
            <w:pPr>
              <w:tabs>
                <w:tab w:val="left" w:pos="3405"/>
              </w:tabs>
            </w:pPr>
            <w:r>
              <w:t>Atores</w:t>
            </w:r>
          </w:p>
        </w:tc>
        <w:tc>
          <w:tcPr>
            <w:tcW w:w="4247" w:type="dxa"/>
          </w:tcPr>
          <w:p w14:paraId="14025B01" w14:textId="77777777" w:rsidR="00745EA8" w:rsidRDefault="000034C6" w:rsidP="002B0E08">
            <w:pPr>
              <w:tabs>
                <w:tab w:val="left" w:pos="3405"/>
              </w:tabs>
              <w:ind w:firstLine="0"/>
            </w:pPr>
            <w:r>
              <w:t>Funcionário</w:t>
            </w:r>
          </w:p>
        </w:tc>
      </w:tr>
      <w:tr w:rsidR="00745EA8" w14:paraId="14025B06" w14:textId="77777777" w:rsidTr="002B4DD7">
        <w:tc>
          <w:tcPr>
            <w:tcW w:w="4247" w:type="dxa"/>
          </w:tcPr>
          <w:p w14:paraId="14025B03" w14:textId="77777777" w:rsidR="00745EA8" w:rsidRDefault="00745EA8" w:rsidP="002B0E08">
            <w:pPr>
              <w:tabs>
                <w:tab w:val="left" w:pos="3405"/>
              </w:tabs>
            </w:pPr>
            <w:r>
              <w:t>Pré-Condições</w:t>
            </w:r>
          </w:p>
        </w:tc>
        <w:tc>
          <w:tcPr>
            <w:tcW w:w="4247" w:type="dxa"/>
          </w:tcPr>
          <w:p w14:paraId="14025B04" w14:textId="77777777" w:rsidR="00745EA8" w:rsidRDefault="000034C6" w:rsidP="002B0E08">
            <w:pPr>
              <w:tabs>
                <w:tab w:val="left" w:pos="3405"/>
              </w:tabs>
              <w:ind w:firstLine="0"/>
            </w:pPr>
            <w:r>
              <w:t xml:space="preserve">- Estar </w:t>
            </w:r>
            <w:proofErr w:type="spellStart"/>
            <w:r>
              <w:t>logado</w:t>
            </w:r>
            <w:proofErr w:type="spellEnd"/>
            <w:r>
              <w:t xml:space="preserve"> no sistema</w:t>
            </w:r>
          </w:p>
          <w:p w14:paraId="14025B05" w14:textId="77777777" w:rsidR="000034C6" w:rsidRDefault="000034C6" w:rsidP="002B0E08">
            <w:pPr>
              <w:tabs>
                <w:tab w:val="left" w:pos="3405"/>
              </w:tabs>
              <w:ind w:firstLine="0"/>
            </w:pPr>
            <w:r>
              <w:t xml:space="preserve">- </w:t>
            </w:r>
            <w:r w:rsidR="007A6FC3">
              <w:t>Não possui o mesmo cadastro no sistema</w:t>
            </w:r>
          </w:p>
        </w:tc>
      </w:tr>
      <w:tr w:rsidR="00745EA8" w14:paraId="14025B09" w14:textId="77777777" w:rsidTr="002B4DD7">
        <w:tc>
          <w:tcPr>
            <w:tcW w:w="4247" w:type="dxa"/>
          </w:tcPr>
          <w:p w14:paraId="14025B07" w14:textId="77777777" w:rsidR="00745EA8" w:rsidRDefault="00745EA8" w:rsidP="002B0E08">
            <w:pPr>
              <w:tabs>
                <w:tab w:val="left" w:pos="3405"/>
              </w:tabs>
            </w:pPr>
            <w:r>
              <w:t>Pós-Condições</w:t>
            </w:r>
          </w:p>
        </w:tc>
        <w:tc>
          <w:tcPr>
            <w:tcW w:w="4247" w:type="dxa"/>
          </w:tcPr>
          <w:p w14:paraId="14025B08" w14:textId="77777777" w:rsidR="00745EA8" w:rsidRDefault="00F35E0D" w:rsidP="002B0E08">
            <w:pPr>
              <w:tabs>
                <w:tab w:val="left" w:pos="3405"/>
              </w:tabs>
              <w:ind w:firstLine="0"/>
            </w:pPr>
            <w:r>
              <w:t>Nenhum</w:t>
            </w:r>
          </w:p>
        </w:tc>
      </w:tr>
      <w:tr w:rsidR="00745EA8" w14:paraId="14025B0C" w14:textId="77777777" w:rsidTr="002B4DD7">
        <w:tc>
          <w:tcPr>
            <w:tcW w:w="4247" w:type="dxa"/>
          </w:tcPr>
          <w:p w14:paraId="14025B0A" w14:textId="77777777" w:rsidR="00745EA8" w:rsidRDefault="00745EA8" w:rsidP="002B0E08">
            <w:pPr>
              <w:tabs>
                <w:tab w:val="left" w:pos="3405"/>
              </w:tabs>
            </w:pPr>
            <w:r>
              <w:t>Fluxo Básico</w:t>
            </w:r>
          </w:p>
        </w:tc>
        <w:tc>
          <w:tcPr>
            <w:tcW w:w="4247" w:type="dxa"/>
          </w:tcPr>
          <w:p w14:paraId="14025B0B" w14:textId="77777777" w:rsidR="00745EA8" w:rsidRDefault="00E433CB" w:rsidP="002B0E08">
            <w:pPr>
              <w:tabs>
                <w:tab w:val="left" w:pos="3405"/>
              </w:tabs>
              <w:ind w:firstLine="0"/>
            </w:pPr>
            <w:r>
              <w:t>- O funcionário in</w:t>
            </w:r>
            <w:r w:rsidR="0067324F">
              <w:t>clui</w:t>
            </w:r>
            <w:r>
              <w:t xml:space="preserve"> as informações do item e define seu preço</w:t>
            </w:r>
          </w:p>
        </w:tc>
      </w:tr>
      <w:tr w:rsidR="00745EA8" w14:paraId="14025B11" w14:textId="77777777" w:rsidTr="002B4DD7">
        <w:tc>
          <w:tcPr>
            <w:tcW w:w="4247" w:type="dxa"/>
          </w:tcPr>
          <w:p w14:paraId="14025B0D" w14:textId="77777777" w:rsidR="00745EA8" w:rsidRDefault="00745EA8" w:rsidP="002B0E08">
            <w:pPr>
              <w:tabs>
                <w:tab w:val="left" w:pos="3405"/>
              </w:tabs>
              <w:ind w:firstLine="0"/>
            </w:pPr>
            <w:r>
              <w:t xml:space="preserve"> Estrutura de Dados</w:t>
            </w:r>
          </w:p>
        </w:tc>
        <w:tc>
          <w:tcPr>
            <w:tcW w:w="4247" w:type="dxa"/>
          </w:tcPr>
          <w:p w14:paraId="14025B0E" w14:textId="77777777" w:rsidR="00745EA8" w:rsidRDefault="00852EEA" w:rsidP="00852EEA">
            <w:pPr>
              <w:tabs>
                <w:tab w:val="left" w:pos="3405"/>
              </w:tabs>
              <w:ind w:firstLine="0"/>
            </w:pPr>
            <w:r>
              <w:t>- Tipo</w:t>
            </w:r>
          </w:p>
          <w:p w14:paraId="14025B0F" w14:textId="77777777" w:rsidR="00852EEA" w:rsidRDefault="00852EEA" w:rsidP="00852EEA">
            <w:pPr>
              <w:tabs>
                <w:tab w:val="left" w:pos="3405"/>
              </w:tabs>
              <w:ind w:firstLine="0"/>
            </w:pPr>
            <w:r>
              <w:t>- Descrição</w:t>
            </w:r>
          </w:p>
          <w:p w14:paraId="14025B10" w14:textId="77777777" w:rsidR="00852EEA" w:rsidRDefault="00852EEA" w:rsidP="00852EEA">
            <w:pPr>
              <w:tabs>
                <w:tab w:val="left" w:pos="3405"/>
              </w:tabs>
              <w:ind w:firstLine="0"/>
            </w:pPr>
            <w:r>
              <w:t xml:space="preserve">- Preço </w:t>
            </w:r>
          </w:p>
        </w:tc>
      </w:tr>
    </w:tbl>
    <w:p w14:paraId="14025B12" w14:textId="77777777" w:rsidR="00745EA8" w:rsidRDefault="00745EA8" w:rsidP="00A53211">
      <w:pPr>
        <w:tabs>
          <w:tab w:val="left" w:pos="3405"/>
        </w:tabs>
        <w:ind w:firstLine="0"/>
      </w:pPr>
    </w:p>
    <w:p w14:paraId="14025B13" w14:textId="77777777" w:rsidR="00745EA8" w:rsidRDefault="00745EA8" w:rsidP="00064627">
      <w:pPr>
        <w:tabs>
          <w:tab w:val="left" w:pos="3405"/>
        </w:tabs>
      </w:pPr>
    </w:p>
    <w:p w14:paraId="14025B14" w14:textId="77777777" w:rsidR="00CE15CF" w:rsidRPr="00DC1B89" w:rsidRDefault="00CE15CF" w:rsidP="00E25913">
      <w:pPr>
        <w:pStyle w:val="Ttulo3"/>
      </w:pPr>
      <w:bookmarkStart w:id="232" w:name="_Toc522018468"/>
      <w:r w:rsidRPr="00DC1B89">
        <w:lastRenderedPageBreak/>
        <w:t>Personalizar Camiseta</w:t>
      </w:r>
      <w:bookmarkEnd w:id="232"/>
    </w:p>
    <w:p w14:paraId="14025B15" w14:textId="77777777" w:rsidR="00CE15CF" w:rsidRDefault="00487B67" w:rsidP="00CE15CF">
      <w:pPr>
        <w:tabs>
          <w:tab w:val="left" w:pos="3405"/>
        </w:tabs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91" wp14:editId="14025C92">
            <wp:extent cx="5400040" cy="42501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B16" w14:textId="77777777" w:rsidR="00064627" w:rsidRDefault="00064627" w:rsidP="00064627">
      <w:pPr>
        <w:tabs>
          <w:tab w:val="left" w:pos="3405"/>
        </w:tabs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064627" w14:paraId="14025B19" w14:textId="77777777" w:rsidTr="002B4DD7">
        <w:tc>
          <w:tcPr>
            <w:tcW w:w="4247" w:type="dxa"/>
          </w:tcPr>
          <w:p w14:paraId="14025B1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B1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RF07 – Personalizar Camiseta </w:t>
            </w:r>
          </w:p>
        </w:tc>
      </w:tr>
      <w:tr w:rsidR="00064627" w14:paraId="14025B1C" w14:textId="77777777" w:rsidTr="002B4DD7">
        <w:tc>
          <w:tcPr>
            <w:tcW w:w="4247" w:type="dxa"/>
          </w:tcPr>
          <w:p w14:paraId="14025B1A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Descrição</w:t>
            </w:r>
          </w:p>
        </w:tc>
        <w:tc>
          <w:tcPr>
            <w:tcW w:w="4247" w:type="dxa"/>
          </w:tcPr>
          <w:p w14:paraId="14025B1B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Inclusão da personalização de uma camiseta para compra</w:t>
            </w:r>
          </w:p>
        </w:tc>
      </w:tr>
      <w:tr w:rsidR="00064627" w14:paraId="14025B1F" w14:textId="77777777" w:rsidTr="002B4DD7">
        <w:tc>
          <w:tcPr>
            <w:tcW w:w="4247" w:type="dxa"/>
          </w:tcPr>
          <w:p w14:paraId="14025B1D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Atores</w:t>
            </w:r>
          </w:p>
        </w:tc>
        <w:tc>
          <w:tcPr>
            <w:tcW w:w="4247" w:type="dxa"/>
          </w:tcPr>
          <w:p w14:paraId="14025B1E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Cliente</w:t>
            </w:r>
          </w:p>
        </w:tc>
      </w:tr>
      <w:tr w:rsidR="00064627" w14:paraId="14025B29" w14:textId="77777777" w:rsidTr="002B4DD7">
        <w:tc>
          <w:tcPr>
            <w:tcW w:w="4247" w:type="dxa"/>
          </w:tcPr>
          <w:p w14:paraId="14025B20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Pré-Condições</w:t>
            </w:r>
          </w:p>
        </w:tc>
        <w:tc>
          <w:tcPr>
            <w:tcW w:w="4247" w:type="dxa"/>
          </w:tcPr>
          <w:p w14:paraId="14025B21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1 – *Modelo da camiseta</w:t>
            </w:r>
          </w:p>
          <w:p w14:paraId="14025B22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2 – *Cor da camiseta</w:t>
            </w:r>
          </w:p>
          <w:p w14:paraId="14025B23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3 – *Tipo de impressão da imagem na camiseta</w:t>
            </w:r>
          </w:p>
          <w:p w14:paraId="14025B24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4 – Imagem que deseja adicionar na camiseta</w:t>
            </w:r>
          </w:p>
          <w:p w14:paraId="14025B25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5 – *Tamanho desejado da camiseta</w:t>
            </w:r>
          </w:p>
          <w:p w14:paraId="14025B26" w14:textId="77777777" w:rsidR="00064627" w:rsidRDefault="00064627" w:rsidP="0032139E">
            <w:pPr>
              <w:ind w:firstLine="0"/>
            </w:pPr>
            <w:r>
              <w:t>6 – Texto na camiseta</w:t>
            </w:r>
          </w:p>
          <w:p w14:paraId="14025B27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 xml:space="preserve">7 </w:t>
            </w:r>
            <w:proofErr w:type="gramStart"/>
            <w:r>
              <w:t>-  *</w:t>
            </w:r>
            <w:proofErr w:type="gramEnd"/>
            <w:r>
              <w:t>Quantidade</w:t>
            </w:r>
          </w:p>
          <w:p w14:paraId="14025B28" w14:textId="77777777" w:rsidR="00064627" w:rsidRDefault="00064627" w:rsidP="00447971">
            <w:pPr>
              <w:tabs>
                <w:tab w:val="left" w:pos="3405"/>
              </w:tabs>
              <w:ind w:firstLine="0"/>
            </w:pPr>
            <w:r>
              <w:t>8 – Descrição básica</w:t>
            </w:r>
          </w:p>
        </w:tc>
      </w:tr>
      <w:tr w:rsidR="00064627" w14:paraId="14025B2C" w14:textId="77777777" w:rsidTr="002B4DD7">
        <w:tc>
          <w:tcPr>
            <w:tcW w:w="4247" w:type="dxa"/>
          </w:tcPr>
          <w:p w14:paraId="14025B2A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Pós-Condições</w:t>
            </w:r>
          </w:p>
        </w:tc>
        <w:tc>
          <w:tcPr>
            <w:tcW w:w="4247" w:type="dxa"/>
          </w:tcPr>
          <w:p w14:paraId="14025B2B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1 – Após a personalização a camiseta será enviada ao sistema para finalização </w:t>
            </w:r>
            <w:r>
              <w:lastRenderedPageBreak/>
              <w:t>da compra</w:t>
            </w:r>
          </w:p>
        </w:tc>
      </w:tr>
      <w:tr w:rsidR="00064627" w14:paraId="14025B3C" w14:textId="77777777" w:rsidTr="002B4DD7">
        <w:tc>
          <w:tcPr>
            <w:tcW w:w="4247" w:type="dxa"/>
          </w:tcPr>
          <w:p w14:paraId="14025B2D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lastRenderedPageBreak/>
              <w:t>Fluxo Básico</w:t>
            </w:r>
          </w:p>
        </w:tc>
        <w:tc>
          <w:tcPr>
            <w:tcW w:w="4247" w:type="dxa"/>
          </w:tcPr>
          <w:p w14:paraId="14025B2E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Incluir</w:t>
            </w:r>
          </w:p>
          <w:p w14:paraId="14025B2F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O cliente seleciona o modelo da camiseta</w:t>
            </w:r>
          </w:p>
          <w:p w14:paraId="14025B30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2 – O cliente seleciona a cor da camiseta</w:t>
            </w:r>
          </w:p>
          <w:p w14:paraId="14025B31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3 – O cliente seleciona o tipo de impressão da imagem na camiseta</w:t>
            </w:r>
          </w:p>
          <w:p w14:paraId="14025B32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4 – O cliente seleciona a imagem da camiseta</w:t>
            </w:r>
          </w:p>
          <w:p w14:paraId="14025B33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5 – O cliente seleciona o tamanho desejado para a camiseta</w:t>
            </w:r>
          </w:p>
          <w:p w14:paraId="14025B34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6 – O cliente seleciona o texto desejado para a camiseta</w:t>
            </w:r>
          </w:p>
          <w:p w14:paraId="14025B35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7 – O cliente seleciona a quantidade desejada da camiseta</w:t>
            </w:r>
          </w:p>
          <w:p w14:paraId="14025B36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8 – O cliente confirma a finalização da personalização</w:t>
            </w:r>
          </w:p>
          <w:p w14:paraId="14025B37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9 – O sistema finaliza o pedido</w:t>
            </w:r>
          </w:p>
          <w:p w14:paraId="14025B38" w14:textId="77777777" w:rsidR="00064627" w:rsidRDefault="00064627" w:rsidP="00064627">
            <w:pPr>
              <w:tabs>
                <w:tab w:val="left" w:pos="3405"/>
              </w:tabs>
            </w:pPr>
          </w:p>
          <w:p w14:paraId="14025B39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Consultar</w:t>
            </w:r>
          </w:p>
          <w:p w14:paraId="14025B3A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O sistema consulta as imagens cadastradas no requisito de cadastro de imagens</w:t>
            </w:r>
          </w:p>
          <w:p w14:paraId="14025B3B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2 – O sistema devolve para o cliente as imagens cadastradas para o mesmo selecionar com intuito de </w:t>
            </w:r>
            <w:proofErr w:type="gramStart"/>
            <w:r>
              <w:t>adiciona-las</w:t>
            </w:r>
            <w:proofErr w:type="gramEnd"/>
            <w:r>
              <w:t xml:space="preserve"> em sua camiseta personalizada</w:t>
            </w:r>
          </w:p>
        </w:tc>
      </w:tr>
      <w:tr w:rsidR="00064627" w14:paraId="14025B40" w14:textId="77777777" w:rsidTr="002B4DD7">
        <w:tc>
          <w:tcPr>
            <w:tcW w:w="4247" w:type="dxa"/>
          </w:tcPr>
          <w:p w14:paraId="14025B3D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Fluxo Alternativo</w:t>
            </w:r>
          </w:p>
        </w:tc>
        <w:tc>
          <w:tcPr>
            <w:tcW w:w="4247" w:type="dxa"/>
          </w:tcPr>
          <w:p w14:paraId="14025B3E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Nenhum</w:t>
            </w:r>
          </w:p>
          <w:p w14:paraId="14025B3F" w14:textId="77777777" w:rsidR="00064627" w:rsidRDefault="00064627" w:rsidP="00064627">
            <w:pPr>
              <w:tabs>
                <w:tab w:val="left" w:pos="3405"/>
              </w:tabs>
            </w:pPr>
          </w:p>
        </w:tc>
      </w:tr>
      <w:tr w:rsidR="00064627" w14:paraId="14025B4A" w14:textId="77777777" w:rsidTr="002B4DD7">
        <w:tc>
          <w:tcPr>
            <w:tcW w:w="4247" w:type="dxa"/>
          </w:tcPr>
          <w:p w14:paraId="14025B41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Estrutura de Dados</w:t>
            </w:r>
          </w:p>
        </w:tc>
        <w:tc>
          <w:tcPr>
            <w:tcW w:w="4247" w:type="dxa"/>
          </w:tcPr>
          <w:p w14:paraId="14025B42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*Modelo da camiseta</w:t>
            </w:r>
          </w:p>
          <w:p w14:paraId="14025B43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2 – *Cor da camiseta</w:t>
            </w:r>
          </w:p>
          <w:p w14:paraId="14025B44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3 – *Tipo de impressão da imagem na camiseta</w:t>
            </w:r>
          </w:p>
          <w:p w14:paraId="14025B45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4 – Imagem que deseja adicionar na camiseta</w:t>
            </w:r>
          </w:p>
          <w:p w14:paraId="14025B46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5 – *Tamanho desejado da camiseta</w:t>
            </w:r>
          </w:p>
          <w:p w14:paraId="14025B47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lastRenderedPageBreak/>
              <w:t>6 – Texto na camiseta</w:t>
            </w:r>
          </w:p>
          <w:p w14:paraId="14025B48" w14:textId="67609AD4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7 - *Quantidade</w:t>
            </w:r>
          </w:p>
          <w:p w14:paraId="14025B49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8 – Descrição básica</w:t>
            </w:r>
          </w:p>
        </w:tc>
      </w:tr>
    </w:tbl>
    <w:p w14:paraId="14025B4B" w14:textId="77777777" w:rsidR="00064627" w:rsidRDefault="00064627" w:rsidP="00064627">
      <w:pPr>
        <w:tabs>
          <w:tab w:val="left" w:pos="3405"/>
        </w:tabs>
      </w:pPr>
    </w:p>
    <w:p w14:paraId="14025B4D" w14:textId="6CAD16B7" w:rsidR="00CE15CF" w:rsidRPr="00CE15CF" w:rsidRDefault="00CE15CF" w:rsidP="00304C7A">
      <w:pPr>
        <w:pStyle w:val="Ttulo3"/>
      </w:pPr>
      <w:bookmarkStart w:id="233" w:name="_Toc522018469"/>
      <w:r>
        <w:t xml:space="preserve">Efetuar </w:t>
      </w:r>
      <w:r w:rsidR="00050943">
        <w:t>Compra</w:t>
      </w:r>
      <w:bookmarkEnd w:id="233"/>
    </w:p>
    <w:p w14:paraId="718C3A8B" w14:textId="77777777" w:rsidR="0003063C" w:rsidRPr="0003063C" w:rsidRDefault="0003063C" w:rsidP="0003063C"/>
    <w:p w14:paraId="14025B4E" w14:textId="6843326A" w:rsidR="00CE15CF" w:rsidRDefault="0003063C" w:rsidP="005B6FA2">
      <w:pPr>
        <w:tabs>
          <w:tab w:val="left" w:pos="3405"/>
        </w:tabs>
        <w:ind w:firstLine="0"/>
        <w:jc w:val="center"/>
      </w:pPr>
      <w:r>
        <w:rPr>
          <w:noProof/>
        </w:rPr>
        <w:drawing>
          <wp:inline distT="0" distB="0" distL="0" distR="0" wp14:anchorId="27D1DDF0" wp14:editId="088011FF">
            <wp:extent cx="5760085" cy="435933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5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B4F" w14:textId="77777777" w:rsidR="00CE15CF" w:rsidRDefault="00CE15CF" w:rsidP="00064627">
      <w:pPr>
        <w:tabs>
          <w:tab w:val="left" w:pos="3405"/>
        </w:tabs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064627" w14:paraId="14025B52" w14:textId="77777777" w:rsidTr="002B4DD7">
        <w:tc>
          <w:tcPr>
            <w:tcW w:w="4247" w:type="dxa"/>
          </w:tcPr>
          <w:p w14:paraId="14025B50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B51" w14:textId="3F50D3F4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RF08 – Efetuar </w:t>
            </w:r>
            <w:r w:rsidR="00A754F7">
              <w:t>Compra</w:t>
            </w:r>
          </w:p>
        </w:tc>
      </w:tr>
      <w:tr w:rsidR="00064627" w14:paraId="14025B55" w14:textId="77777777" w:rsidTr="002B4DD7">
        <w:tc>
          <w:tcPr>
            <w:tcW w:w="4247" w:type="dxa"/>
          </w:tcPr>
          <w:p w14:paraId="14025B53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Descrição</w:t>
            </w:r>
          </w:p>
        </w:tc>
        <w:tc>
          <w:tcPr>
            <w:tcW w:w="4247" w:type="dxa"/>
          </w:tcPr>
          <w:p w14:paraId="14025B54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O sistema deverá permitir a um cliente cadastrado efetuar uma compra no site </w:t>
            </w:r>
            <w:r w:rsidR="00A8235D">
              <w:t>e</w:t>
            </w:r>
            <w:r>
              <w:t xml:space="preserve"> consultar as camisetas personalizadas cadastradas e produtos cadastrados.</w:t>
            </w:r>
          </w:p>
        </w:tc>
      </w:tr>
      <w:tr w:rsidR="00064627" w14:paraId="14025B58" w14:textId="77777777" w:rsidTr="002B4DD7">
        <w:tc>
          <w:tcPr>
            <w:tcW w:w="4247" w:type="dxa"/>
          </w:tcPr>
          <w:p w14:paraId="14025B56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Atores</w:t>
            </w:r>
          </w:p>
        </w:tc>
        <w:tc>
          <w:tcPr>
            <w:tcW w:w="4247" w:type="dxa"/>
          </w:tcPr>
          <w:p w14:paraId="14025B57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Cliente</w:t>
            </w:r>
          </w:p>
        </w:tc>
      </w:tr>
      <w:tr w:rsidR="00064627" w14:paraId="14025B5B" w14:textId="77777777" w:rsidTr="002B4DD7">
        <w:tc>
          <w:tcPr>
            <w:tcW w:w="4247" w:type="dxa"/>
          </w:tcPr>
          <w:p w14:paraId="14025B59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Pré-Condições</w:t>
            </w:r>
          </w:p>
        </w:tc>
        <w:tc>
          <w:tcPr>
            <w:tcW w:w="4247" w:type="dxa"/>
          </w:tcPr>
          <w:p w14:paraId="14025B5A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Login do cliente no sistema</w:t>
            </w:r>
          </w:p>
        </w:tc>
      </w:tr>
      <w:tr w:rsidR="00064627" w14:paraId="14025B62" w14:textId="77777777" w:rsidTr="002B4DD7">
        <w:tc>
          <w:tcPr>
            <w:tcW w:w="4247" w:type="dxa"/>
          </w:tcPr>
          <w:p w14:paraId="14025B5C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Pós-Condições</w:t>
            </w:r>
          </w:p>
        </w:tc>
        <w:tc>
          <w:tcPr>
            <w:tcW w:w="4247" w:type="dxa"/>
          </w:tcPr>
          <w:p w14:paraId="14025B5D" w14:textId="417159BB" w:rsidR="00064627" w:rsidRDefault="00380838" w:rsidP="00670F06">
            <w:pPr>
              <w:tabs>
                <w:tab w:val="left" w:pos="3405"/>
              </w:tabs>
              <w:ind w:firstLine="0"/>
            </w:pPr>
            <w:r>
              <w:t>Compra</w:t>
            </w:r>
          </w:p>
          <w:p w14:paraId="14025B5E" w14:textId="3456B622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1 – Após a </w:t>
            </w:r>
            <w:r w:rsidR="00380838">
              <w:t>compra ser finalizada</w:t>
            </w:r>
            <w:r>
              <w:t xml:space="preserve"> deverá ser enviado para o cliente um e-mail com todas as informações da compra</w:t>
            </w:r>
          </w:p>
          <w:p w14:paraId="14025B5F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lastRenderedPageBreak/>
              <w:t>2 – Se o cliente selecionar pagamento por boleto bancário deverá ser gerado um boleto e enviado para o cliente via e-mail</w:t>
            </w:r>
          </w:p>
          <w:p w14:paraId="14025B60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3 – A confirmação do sucesso da compra por cartão de crédito deve ser enviada por e-mail para o cliente</w:t>
            </w:r>
          </w:p>
          <w:p w14:paraId="14025B61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4 – A confirmação da falha da compra por cartão de crédito deve ser enviada por e-mail</w:t>
            </w:r>
          </w:p>
        </w:tc>
      </w:tr>
      <w:tr w:rsidR="00064627" w14:paraId="14025B76" w14:textId="77777777" w:rsidTr="002B4DD7">
        <w:tc>
          <w:tcPr>
            <w:tcW w:w="4247" w:type="dxa"/>
          </w:tcPr>
          <w:p w14:paraId="14025B63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lastRenderedPageBreak/>
              <w:t>Fluxo Básico</w:t>
            </w:r>
          </w:p>
        </w:tc>
        <w:tc>
          <w:tcPr>
            <w:tcW w:w="4247" w:type="dxa"/>
          </w:tcPr>
          <w:p w14:paraId="14025B64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Login</w:t>
            </w:r>
          </w:p>
          <w:p w14:paraId="14025B65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O sistema deve solicitar o login do cliente para realizar uma compra</w:t>
            </w:r>
          </w:p>
          <w:p w14:paraId="14025B66" w14:textId="77777777" w:rsidR="00064627" w:rsidRDefault="00064627" w:rsidP="00064627">
            <w:pPr>
              <w:tabs>
                <w:tab w:val="left" w:pos="3405"/>
              </w:tabs>
            </w:pPr>
          </w:p>
          <w:p w14:paraId="14025B67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Venda</w:t>
            </w:r>
          </w:p>
          <w:p w14:paraId="14025B68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O cliente deverá solicitar a compra dos produtos desejados a partir do RF04</w:t>
            </w:r>
          </w:p>
          <w:p w14:paraId="14025B69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2 – O cliente deve ser informado do valor total da compra</w:t>
            </w:r>
          </w:p>
          <w:p w14:paraId="14025B6A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3 – O cliente deve confirmar a compra para selecionar a forma de pagamento</w:t>
            </w:r>
          </w:p>
          <w:p w14:paraId="14025B6B" w14:textId="77777777" w:rsidR="00064627" w:rsidRDefault="00064627" w:rsidP="00064627">
            <w:pPr>
              <w:tabs>
                <w:tab w:val="left" w:pos="3405"/>
              </w:tabs>
            </w:pPr>
          </w:p>
          <w:p w14:paraId="14025B6C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Formas de pagamento</w:t>
            </w:r>
          </w:p>
          <w:p w14:paraId="14025B6D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O sistema deverá permitir a escolha das seguintes formas de pagamento: Boleto bancário ou cartão de crédito</w:t>
            </w:r>
          </w:p>
          <w:p w14:paraId="14025B6E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2 – O cliente deverá escolher entre boleto bancário ou cartão de crédito</w:t>
            </w:r>
          </w:p>
          <w:p w14:paraId="14025B6F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3 – O sistema deverá validar o cartão de crédito</w:t>
            </w:r>
          </w:p>
          <w:p w14:paraId="14025B70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4 – Após realizada a venda o sistema deverá salvar as informações da venda no perfil do cliente</w:t>
            </w:r>
          </w:p>
          <w:p w14:paraId="14025B71" w14:textId="77777777" w:rsidR="00064627" w:rsidRDefault="00064627" w:rsidP="00064627">
            <w:pPr>
              <w:tabs>
                <w:tab w:val="left" w:pos="3405"/>
              </w:tabs>
            </w:pPr>
          </w:p>
          <w:p w14:paraId="14025B72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Consulta</w:t>
            </w:r>
          </w:p>
          <w:p w14:paraId="14025B73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1 – O sistema deve consultar se o cliente </w:t>
            </w:r>
            <w:r>
              <w:lastRenderedPageBreak/>
              <w:t>está cadastrado ou não no sistema para efetuar a compra</w:t>
            </w:r>
          </w:p>
          <w:p w14:paraId="14025B74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2 – O sistema deve consultar se os produtos comprados são válidos. Se eles existem no banco.</w:t>
            </w:r>
          </w:p>
          <w:p w14:paraId="14025B75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3 – O sistema deve consultar se existe uma personalização da camiseta (caso seja o caso) </w:t>
            </w:r>
          </w:p>
        </w:tc>
      </w:tr>
      <w:tr w:rsidR="00064627" w14:paraId="14025B80" w14:textId="77777777" w:rsidTr="002B4DD7">
        <w:tc>
          <w:tcPr>
            <w:tcW w:w="4247" w:type="dxa"/>
          </w:tcPr>
          <w:p w14:paraId="14025B77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lastRenderedPageBreak/>
              <w:t>Fluxo Alternativo</w:t>
            </w:r>
          </w:p>
        </w:tc>
        <w:tc>
          <w:tcPr>
            <w:tcW w:w="4247" w:type="dxa"/>
          </w:tcPr>
          <w:p w14:paraId="14025B78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Login / Consulta cliente</w:t>
            </w:r>
          </w:p>
          <w:p w14:paraId="14025B79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Caso o cliente ainda não esteja cadastrado será impossível realizar uma compra</w:t>
            </w:r>
          </w:p>
          <w:p w14:paraId="14025B7A" w14:textId="5E267E05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2 – O sistema deverá solicitar um cadastro para o cliente caso </w:t>
            </w:r>
            <w:r w:rsidR="00A372F5">
              <w:t>ele</w:t>
            </w:r>
            <w:r>
              <w:t xml:space="preserve"> não esteja cadastrado</w:t>
            </w:r>
          </w:p>
          <w:p w14:paraId="14025B7B" w14:textId="77777777" w:rsidR="00064627" w:rsidRDefault="00064627" w:rsidP="00064627">
            <w:pPr>
              <w:tabs>
                <w:tab w:val="left" w:pos="3405"/>
              </w:tabs>
            </w:pPr>
          </w:p>
          <w:p w14:paraId="14025B7C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Venda </w:t>
            </w:r>
          </w:p>
          <w:p w14:paraId="14025B7D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Caso o boleto gerado não seja pago em 3 dias a compra é cancelada</w:t>
            </w:r>
          </w:p>
          <w:p w14:paraId="14025B7E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2 – Caso falhe a confirmação do cartão de crédito a compra é cancelada</w:t>
            </w:r>
          </w:p>
          <w:p w14:paraId="14025B7F" w14:textId="77777777" w:rsidR="00064627" w:rsidRDefault="00064627" w:rsidP="00064627">
            <w:pPr>
              <w:tabs>
                <w:tab w:val="left" w:pos="3405"/>
              </w:tabs>
            </w:pPr>
          </w:p>
        </w:tc>
      </w:tr>
      <w:tr w:rsidR="00064627" w14:paraId="14025B86" w14:textId="77777777" w:rsidTr="002B4DD7">
        <w:tc>
          <w:tcPr>
            <w:tcW w:w="4247" w:type="dxa"/>
          </w:tcPr>
          <w:p w14:paraId="14025B81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Estrutura de Dados</w:t>
            </w:r>
          </w:p>
        </w:tc>
        <w:tc>
          <w:tcPr>
            <w:tcW w:w="4247" w:type="dxa"/>
          </w:tcPr>
          <w:p w14:paraId="14025B82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Dados da venda</w:t>
            </w:r>
          </w:p>
          <w:p w14:paraId="14025B83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Informações do cliente</w:t>
            </w:r>
          </w:p>
          <w:p w14:paraId="14025B84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2 – Valor total da compra</w:t>
            </w:r>
          </w:p>
          <w:p w14:paraId="14025B85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3 – Confirmação de pagamento</w:t>
            </w:r>
          </w:p>
        </w:tc>
      </w:tr>
    </w:tbl>
    <w:p w14:paraId="1E07C02B" w14:textId="77777777" w:rsidR="002B4DD7" w:rsidRDefault="002B4DD7">
      <w:pPr>
        <w:spacing w:after="160" w:line="259" w:lineRule="auto"/>
        <w:ind w:firstLine="0"/>
        <w:jc w:val="left"/>
      </w:pPr>
      <w:r>
        <w:br w:type="page"/>
      </w:r>
    </w:p>
    <w:p w14:paraId="14025B89" w14:textId="77777777" w:rsidR="005C26EF" w:rsidRDefault="000B3DFA" w:rsidP="00AB0C72">
      <w:pPr>
        <w:pStyle w:val="Ttulo3"/>
      </w:pPr>
      <w:bookmarkStart w:id="234" w:name="_Toc522018470"/>
      <w:r w:rsidRPr="000B3DFA">
        <w:lastRenderedPageBreak/>
        <w:t>Gerar relatório de vendas confirmadas</w:t>
      </w:r>
      <w:bookmarkEnd w:id="234"/>
    </w:p>
    <w:p w14:paraId="14025B8A" w14:textId="77777777" w:rsidR="005C26EF" w:rsidRDefault="005C26EF" w:rsidP="00064627">
      <w:pPr>
        <w:tabs>
          <w:tab w:val="left" w:pos="3405"/>
        </w:tabs>
      </w:pPr>
    </w:p>
    <w:p w14:paraId="14025B8B" w14:textId="77777777" w:rsidR="005C26EF" w:rsidRDefault="005C26EF" w:rsidP="00064627">
      <w:pPr>
        <w:tabs>
          <w:tab w:val="left" w:pos="3405"/>
        </w:tabs>
      </w:pPr>
    </w:p>
    <w:p w14:paraId="14025B8C" w14:textId="77777777" w:rsidR="005C26EF" w:rsidRDefault="00517656" w:rsidP="002B4DD7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95" wp14:editId="14025C96">
            <wp:extent cx="5400040" cy="242262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B8D" w14:textId="77777777" w:rsidR="005C26EF" w:rsidRDefault="005C26EF" w:rsidP="00064627">
      <w:pPr>
        <w:tabs>
          <w:tab w:val="left" w:pos="3405"/>
        </w:tabs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F81763" w14:paraId="14025B90" w14:textId="77777777" w:rsidTr="002B4DD7">
        <w:tc>
          <w:tcPr>
            <w:tcW w:w="4247" w:type="dxa"/>
          </w:tcPr>
          <w:p w14:paraId="14025B8E" w14:textId="77777777" w:rsidR="00F81763" w:rsidRDefault="00F81763" w:rsidP="00AF3C9E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B8F" w14:textId="77777777" w:rsidR="00F81763" w:rsidRDefault="00991092" w:rsidP="00AF3C9E">
            <w:pPr>
              <w:tabs>
                <w:tab w:val="left" w:pos="3405"/>
              </w:tabs>
              <w:ind w:firstLine="0"/>
            </w:pPr>
            <w:r w:rsidRPr="008A4FB6">
              <w:rPr>
                <w:b/>
              </w:rPr>
              <w:t>RF12 – Gerar Relatório de vendas</w:t>
            </w:r>
            <w:r>
              <w:rPr>
                <w:b/>
              </w:rPr>
              <w:t xml:space="preserve"> confirmadas</w:t>
            </w:r>
          </w:p>
        </w:tc>
      </w:tr>
      <w:tr w:rsidR="00F81763" w14:paraId="14025B93" w14:textId="77777777" w:rsidTr="002B4DD7">
        <w:tc>
          <w:tcPr>
            <w:tcW w:w="4247" w:type="dxa"/>
          </w:tcPr>
          <w:p w14:paraId="14025B91" w14:textId="77777777" w:rsidR="00F81763" w:rsidRDefault="00F81763" w:rsidP="00AF3C9E">
            <w:pPr>
              <w:tabs>
                <w:tab w:val="left" w:pos="3405"/>
              </w:tabs>
            </w:pPr>
            <w:r>
              <w:t>Descrição</w:t>
            </w:r>
          </w:p>
        </w:tc>
        <w:tc>
          <w:tcPr>
            <w:tcW w:w="4247" w:type="dxa"/>
          </w:tcPr>
          <w:p w14:paraId="14025B92" w14:textId="77777777" w:rsidR="00F81763" w:rsidRDefault="00AB7079" w:rsidP="00AF3C9E">
            <w:pPr>
              <w:tabs>
                <w:tab w:val="left" w:pos="3405"/>
              </w:tabs>
              <w:ind w:firstLine="0"/>
            </w:pPr>
            <w:r>
              <w:t>É responsável por gerar relatórios que serão utilizados para efetuar a entrega dos produtos comprados</w:t>
            </w:r>
          </w:p>
        </w:tc>
      </w:tr>
      <w:tr w:rsidR="00F81763" w14:paraId="14025B96" w14:textId="77777777" w:rsidTr="002B4DD7">
        <w:tc>
          <w:tcPr>
            <w:tcW w:w="4247" w:type="dxa"/>
          </w:tcPr>
          <w:p w14:paraId="14025B94" w14:textId="77777777" w:rsidR="00F81763" w:rsidRDefault="00F81763" w:rsidP="00AF3C9E">
            <w:pPr>
              <w:tabs>
                <w:tab w:val="left" w:pos="3405"/>
              </w:tabs>
            </w:pPr>
            <w:r>
              <w:t>Atores</w:t>
            </w:r>
          </w:p>
        </w:tc>
        <w:tc>
          <w:tcPr>
            <w:tcW w:w="4247" w:type="dxa"/>
          </w:tcPr>
          <w:p w14:paraId="14025B95" w14:textId="77777777" w:rsidR="00F81763" w:rsidRDefault="004A054E" w:rsidP="00AF3C9E">
            <w:pPr>
              <w:tabs>
                <w:tab w:val="left" w:pos="3405"/>
              </w:tabs>
              <w:ind w:firstLine="0"/>
            </w:pPr>
            <w:r>
              <w:t>Funcionário</w:t>
            </w:r>
          </w:p>
        </w:tc>
      </w:tr>
      <w:tr w:rsidR="00F81763" w14:paraId="14025B9A" w14:textId="77777777" w:rsidTr="002B4DD7">
        <w:tc>
          <w:tcPr>
            <w:tcW w:w="4247" w:type="dxa"/>
          </w:tcPr>
          <w:p w14:paraId="14025B97" w14:textId="77777777" w:rsidR="00F81763" w:rsidRDefault="00F81763" w:rsidP="00AF3C9E">
            <w:pPr>
              <w:tabs>
                <w:tab w:val="left" w:pos="3405"/>
              </w:tabs>
            </w:pPr>
            <w:r>
              <w:t>Pré-Condições</w:t>
            </w:r>
          </w:p>
        </w:tc>
        <w:tc>
          <w:tcPr>
            <w:tcW w:w="4247" w:type="dxa"/>
          </w:tcPr>
          <w:p w14:paraId="14025B98" w14:textId="77777777" w:rsidR="005304A7" w:rsidRDefault="0019219A" w:rsidP="00AF3C9E">
            <w:pPr>
              <w:tabs>
                <w:tab w:val="left" w:pos="3405"/>
              </w:tabs>
              <w:ind w:firstLine="0"/>
            </w:pPr>
            <w:r>
              <w:t>- É preciso que as vendas tenham sido confirmadas o seu pagament</w:t>
            </w:r>
            <w:r w:rsidR="005304A7">
              <w:t>o</w:t>
            </w:r>
          </w:p>
          <w:p w14:paraId="14025B99" w14:textId="77777777" w:rsidR="005304A7" w:rsidRDefault="005304A7" w:rsidP="00AF3C9E">
            <w:pPr>
              <w:tabs>
                <w:tab w:val="left" w:pos="3405"/>
              </w:tabs>
              <w:ind w:firstLine="0"/>
            </w:pPr>
            <w:r>
              <w:t xml:space="preserve">- O funcionário precisa estar </w:t>
            </w:r>
            <w:proofErr w:type="spellStart"/>
            <w:r>
              <w:t>logado</w:t>
            </w:r>
            <w:proofErr w:type="spellEnd"/>
            <w:r>
              <w:t xml:space="preserve"> no sistema</w:t>
            </w:r>
          </w:p>
        </w:tc>
      </w:tr>
      <w:tr w:rsidR="00F81763" w14:paraId="14025B9D" w14:textId="77777777" w:rsidTr="002B4DD7">
        <w:tc>
          <w:tcPr>
            <w:tcW w:w="4247" w:type="dxa"/>
          </w:tcPr>
          <w:p w14:paraId="14025B9B" w14:textId="77777777" w:rsidR="00F81763" w:rsidRDefault="00F81763" w:rsidP="00AF3C9E">
            <w:pPr>
              <w:tabs>
                <w:tab w:val="left" w:pos="3405"/>
              </w:tabs>
            </w:pPr>
            <w:r>
              <w:t>Pós-Condições</w:t>
            </w:r>
          </w:p>
        </w:tc>
        <w:tc>
          <w:tcPr>
            <w:tcW w:w="4247" w:type="dxa"/>
          </w:tcPr>
          <w:p w14:paraId="14025B9C" w14:textId="77777777" w:rsidR="00F81763" w:rsidRDefault="00FE09DB" w:rsidP="00AF3C9E">
            <w:pPr>
              <w:tabs>
                <w:tab w:val="left" w:pos="3405"/>
              </w:tabs>
              <w:ind w:firstLine="0"/>
            </w:pPr>
            <w:r>
              <w:t>- Sistema gera relatório em</w:t>
            </w:r>
            <w:r w:rsidR="00A75E2B">
              <w:t xml:space="preserve"> PDF</w:t>
            </w:r>
          </w:p>
        </w:tc>
      </w:tr>
      <w:tr w:rsidR="00F81763" w14:paraId="14025BA2" w14:textId="77777777" w:rsidTr="002B4DD7">
        <w:tc>
          <w:tcPr>
            <w:tcW w:w="4247" w:type="dxa"/>
          </w:tcPr>
          <w:p w14:paraId="14025B9E" w14:textId="77777777" w:rsidR="00F81763" w:rsidRDefault="00F81763" w:rsidP="00AF3C9E">
            <w:pPr>
              <w:tabs>
                <w:tab w:val="left" w:pos="3405"/>
              </w:tabs>
            </w:pPr>
            <w:r>
              <w:t>Fluxo Básico</w:t>
            </w:r>
          </w:p>
        </w:tc>
        <w:tc>
          <w:tcPr>
            <w:tcW w:w="4247" w:type="dxa"/>
          </w:tcPr>
          <w:p w14:paraId="14025B9F" w14:textId="77777777" w:rsidR="00F81763" w:rsidRDefault="009802CB" w:rsidP="00AF3C9E">
            <w:pPr>
              <w:tabs>
                <w:tab w:val="left" w:pos="3405"/>
              </w:tabs>
              <w:ind w:firstLine="0"/>
            </w:pPr>
            <w:r>
              <w:t xml:space="preserve">- </w:t>
            </w:r>
            <w:proofErr w:type="spellStart"/>
            <w:r>
              <w:t>Funcionario</w:t>
            </w:r>
            <w:proofErr w:type="spellEnd"/>
            <w:r>
              <w:t xml:space="preserve"> </w:t>
            </w:r>
            <w:proofErr w:type="spellStart"/>
            <w:r>
              <w:t>loga</w:t>
            </w:r>
            <w:proofErr w:type="spellEnd"/>
            <w:r>
              <w:t xml:space="preserve"> no sistema</w:t>
            </w:r>
          </w:p>
          <w:p w14:paraId="14025BA0" w14:textId="77777777" w:rsidR="009802CB" w:rsidRDefault="009802CB" w:rsidP="00AF3C9E">
            <w:pPr>
              <w:tabs>
                <w:tab w:val="left" w:pos="3405"/>
              </w:tabs>
              <w:ind w:firstLine="0"/>
            </w:pPr>
            <w:r>
              <w:t>- Funcionário solicita relatório para o sistema</w:t>
            </w:r>
          </w:p>
          <w:p w14:paraId="14025BA1" w14:textId="77777777" w:rsidR="009802CB" w:rsidRDefault="009802CB" w:rsidP="00AF3C9E">
            <w:pPr>
              <w:tabs>
                <w:tab w:val="left" w:pos="3405"/>
              </w:tabs>
              <w:ind w:firstLine="0"/>
            </w:pPr>
            <w:r>
              <w:t>- Relatório é gerado</w:t>
            </w:r>
          </w:p>
        </w:tc>
      </w:tr>
      <w:tr w:rsidR="00F81763" w14:paraId="14025BA8" w14:textId="77777777" w:rsidTr="002B4DD7">
        <w:tc>
          <w:tcPr>
            <w:tcW w:w="4247" w:type="dxa"/>
          </w:tcPr>
          <w:p w14:paraId="14025BA3" w14:textId="77777777" w:rsidR="00F81763" w:rsidRDefault="00F81763" w:rsidP="00AF3C9E">
            <w:pPr>
              <w:tabs>
                <w:tab w:val="left" w:pos="3405"/>
              </w:tabs>
              <w:ind w:firstLine="0"/>
            </w:pPr>
            <w:r>
              <w:t xml:space="preserve"> Estrutura de Dados</w:t>
            </w:r>
          </w:p>
        </w:tc>
        <w:tc>
          <w:tcPr>
            <w:tcW w:w="4247" w:type="dxa"/>
          </w:tcPr>
          <w:p w14:paraId="14025BA4" w14:textId="77777777" w:rsidR="00B8727C" w:rsidRDefault="00B8727C" w:rsidP="00B8727C">
            <w:pPr>
              <w:tabs>
                <w:tab w:val="left" w:pos="3405"/>
              </w:tabs>
              <w:ind w:firstLine="0"/>
            </w:pPr>
            <w:r>
              <w:t>- D</w:t>
            </w:r>
            <w:r w:rsidRPr="00B8727C">
              <w:t>ata e hora de venda</w:t>
            </w:r>
          </w:p>
          <w:p w14:paraId="14025BA5" w14:textId="77777777" w:rsidR="00B8727C" w:rsidRDefault="00B8727C" w:rsidP="00B8727C">
            <w:pPr>
              <w:tabs>
                <w:tab w:val="left" w:pos="3405"/>
              </w:tabs>
              <w:ind w:firstLine="0"/>
            </w:pPr>
            <w:r>
              <w:t>-</w:t>
            </w:r>
            <w:r w:rsidRPr="00B8727C">
              <w:t xml:space="preserve"> </w:t>
            </w:r>
            <w:r>
              <w:t>P</w:t>
            </w:r>
            <w:r w:rsidRPr="00B8727C">
              <w:t xml:space="preserve">roduto comprado </w:t>
            </w:r>
          </w:p>
          <w:p w14:paraId="14025BA6" w14:textId="77777777" w:rsidR="00B8727C" w:rsidRDefault="00B8727C" w:rsidP="00B8727C">
            <w:pPr>
              <w:tabs>
                <w:tab w:val="left" w:pos="3405"/>
              </w:tabs>
              <w:ind w:firstLine="0"/>
            </w:pPr>
            <w:r>
              <w:t>- Q</w:t>
            </w:r>
            <w:r w:rsidRPr="00B8727C">
              <w:t xml:space="preserve">uantidade comprada </w:t>
            </w:r>
          </w:p>
          <w:p w14:paraId="14025BA7" w14:textId="77777777" w:rsidR="00F81763" w:rsidRDefault="00B8727C" w:rsidP="00B8727C">
            <w:pPr>
              <w:tabs>
                <w:tab w:val="left" w:pos="3405"/>
              </w:tabs>
              <w:ind w:firstLine="0"/>
            </w:pPr>
            <w:r>
              <w:t>- E</w:t>
            </w:r>
            <w:r w:rsidRPr="00B8727C">
              <w:t>ndereço do cliente</w:t>
            </w:r>
          </w:p>
        </w:tc>
      </w:tr>
    </w:tbl>
    <w:p w14:paraId="14025BA9" w14:textId="77777777" w:rsidR="005C26EF" w:rsidRDefault="005C26EF" w:rsidP="00064627">
      <w:pPr>
        <w:tabs>
          <w:tab w:val="left" w:pos="3405"/>
        </w:tabs>
      </w:pPr>
    </w:p>
    <w:p w14:paraId="14025BAA" w14:textId="77777777" w:rsidR="005C26EF" w:rsidRDefault="005C26EF" w:rsidP="00064627">
      <w:pPr>
        <w:tabs>
          <w:tab w:val="left" w:pos="3405"/>
        </w:tabs>
      </w:pPr>
    </w:p>
    <w:p w14:paraId="14025BAB" w14:textId="77777777" w:rsidR="005C26EF" w:rsidRDefault="005C26EF" w:rsidP="00064627">
      <w:pPr>
        <w:tabs>
          <w:tab w:val="left" w:pos="3405"/>
        </w:tabs>
      </w:pPr>
    </w:p>
    <w:p w14:paraId="14025BAC" w14:textId="77777777" w:rsidR="00064627" w:rsidRDefault="00CE15CF" w:rsidP="00AB0C72">
      <w:pPr>
        <w:pStyle w:val="Ttulo3"/>
      </w:pPr>
      <w:bookmarkStart w:id="235" w:name="_Toc522018471"/>
      <w:r>
        <w:lastRenderedPageBreak/>
        <w:t>Gerar Relatório de Vendas</w:t>
      </w:r>
      <w:bookmarkEnd w:id="235"/>
    </w:p>
    <w:p w14:paraId="14025BAD" w14:textId="77777777" w:rsidR="00CE15CF" w:rsidRPr="00CE15CF" w:rsidRDefault="00CE15CF" w:rsidP="00CE15CF"/>
    <w:p w14:paraId="14025BAE" w14:textId="17881AD0" w:rsidR="00CE15CF" w:rsidRDefault="007E624E" w:rsidP="00C73250">
      <w:pPr>
        <w:tabs>
          <w:tab w:val="left" w:pos="3405"/>
        </w:tabs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97" wp14:editId="14025C98">
            <wp:extent cx="5398770" cy="2353310"/>
            <wp:effectExtent l="0" t="0" r="0" b="8890"/>
            <wp:docPr id="8" name="Imagem 8" descr="C:\Users\epipoca\Desktop\Gerar Relatório de ven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pipoca\Desktop\Gerar Relatório de venda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BAF" w14:textId="77777777" w:rsidR="00CE15CF" w:rsidRDefault="00CE15CF" w:rsidP="00064627">
      <w:pPr>
        <w:tabs>
          <w:tab w:val="left" w:pos="3405"/>
        </w:tabs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064627" w14:paraId="14025BB2" w14:textId="77777777" w:rsidTr="002B4DD7">
        <w:tc>
          <w:tcPr>
            <w:tcW w:w="4247" w:type="dxa"/>
          </w:tcPr>
          <w:p w14:paraId="14025BB0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BB1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RF09 – Gerar relatório de vendas</w:t>
            </w:r>
          </w:p>
        </w:tc>
      </w:tr>
      <w:tr w:rsidR="00064627" w14:paraId="14025BB5" w14:textId="77777777" w:rsidTr="002B4DD7">
        <w:tc>
          <w:tcPr>
            <w:tcW w:w="4247" w:type="dxa"/>
          </w:tcPr>
          <w:p w14:paraId="14025BB3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Descrição</w:t>
            </w:r>
          </w:p>
        </w:tc>
        <w:tc>
          <w:tcPr>
            <w:tcW w:w="4247" w:type="dxa"/>
          </w:tcPr>
          <w:p w14:paraId="14025BB4" w14:textId="7BDC7022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O sistema deve permitir gerar relatórios de vendas mensais que mostram a quantidade de produtos vendidos e o lucro total do mês. O sistema também devera possuir uma consulta por data e uma consulta no RF – Efetuar </w:t>
            </w:r>
            <w:r w:rsidR="006E3501">
              <w:t>compra</w:t>
            </w:r>
          </w:p>
        </w:tc>
      </w:tr>
      <w:tr w:rsidR="00064627" w14:paraId="14025BB8" w14:textId="77777777" w:rsidTr="002B4DD7">
        <w:tc>
          <w:tcPr>
            <w:tcW w:w="4247" w:type="dxa"/>
          </w:tcPr>
          <w:p w14:paraId="14025BB6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Atores</w:t>
            </w:r>
          </w:p>
        </w:tc>
        <w:tc>
          <w:tcPr>
            <w:tcW w:w="4247" w:type="dxa"/>
          </w:tcPr>
          <w:p w14:paraId="14025BB7" w14:textId="77777777" w:rsidR="00064627" w:rsidRDefault="00A23BB2" w:rsidP="00670F06">
            <w:pPr>
              <w:tabs>
                <w:tab w:val="left" w:pos="3405"/>
              </w:tabs>
              <w:ind w:firstLine="0"/>
            </w:pPr>
            <w:r>
              <w:t>Funcionário</w:t>
            </w:r>
          </w:p>
        </w:tc>
      </w:tr>
      <w:tr w:rsidR="00064627" w14:paraId="14025BBD" w14:textId="77777777" w:rsidTr="002B4DD7">
        <w:tc>
          <w:tcPr>
            <w:tcW w:w="4247" w:type="dxa"/>
          </w:tcPr>
          <w:p w14:paraId="14025BB9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Pré-Condições</w:t>
            </w:r>
          </w:p>
        </w:tc>
        <w:tc>
          <w:tcPr>
            <w:tcW w:w="4247" w:type="dxa"/>
          </w:tcPr>
          <w:p w14:paraId="14025BBA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Quantidade de vendas</w:t>
            </w:r>
          </w:p>
          <w:p w14:paraId="14025BBB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2 – Valor das compras efetuadas</w:t>
            </w:r>
          </w:p>
          <w:p w14:paraId="14025BBC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3 – Valor total de vendas</w:t>
            </w:r>
          </w:p>
        </w:tc>
      </w:tr>
      <w:tr w:rsidR="00064627" w14:paraId="14025BC0" w14:textId="77777777" w:rsidTr="002B4DD7">
        <w:tc>
          <w:tcPr>
            <w:tcW w:w="4247" w:type="dxa"/>
          </w:tcPr>
          <w:p w14:paraId="14025BBE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Pós-Condições</w:t>
            </w:r>
          </w:p>
        </w:tc>
        <w:tc>
          <w:tcPr>
            <w:tcW w:w="4247" w:type="dxa"/>
          </w:tcPr>
          <w:p w14:paraId="14025BBF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1 – Gerar um relatório com a quantidade de produtos vendidos e o lucro total do mês </w:t>
            </w:r>
          </w:p>
        </w:tc>
      </w:tr>
      <w:tr w:rsidR="00064627" w14:paraId="14025BC6" w14:textId="77777777" w:rsidTr="002B4DD7">
        <w:tc>
          <w:tcPr>
            <w:tcW w:w="4247" w:type="dxa"/>
          </w:tcPr>
          <w:p w14:paraId="14025BC1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Fluxo Básico</w:t>
            </w:r>
          </w:p>
        </w:tc>
        <w:tc>
          <w:tcPr>
            <w:tcW w:w="4247" w:type="dxa"/>
          </w:tcPr>
          <w:p w14:paraId="14025BC2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Consulta no RF08</w:t>
            </w:r>
          </w:p>
          <w:p w14:paraId="14025BC3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1 – O </w:t>
            </w:r>
            <w:r w:rsidR="0032139E">
              <w:t>funcionário</w:t>
            </w:r>
            <w:r>
              <w:t xml:space="preserve"> deverá selecionar a data inicial e final.</w:t>
            </w:r>
          </w:p>
          <w:p w14:paraId="14025BC4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2 – O sistema deverá gerar um relatório com a quantidade de itens vendidos e o lucro total entre as datas iniciais e finais selecionadas pelo </w:t>
            </w:r>
            <w:r w:rsidR="0032139E">
              <w:t>funcionário</w:t>
            </w:r>
          </w:p>
          <w:p w14:paraId="14025BC5" w14:textId="77777777" w:rsidR="00064627" w:rsidRDefault="00064627" w:rsidP="00064627">
            <w:pPr>
              <w:tabs>
                <w:tab w:val="left" w:pos="3405"/>
              </w:tabs>
            </w:pPr>
          </w:p>
        </w:tc>
      </w:tr>
      <w:tr w:rsidR="00064627" w14:paraId="14025BC9" w14:textId="77777777" w:rsidTr="002B4DD7">
        <w:tc>
          <w:tcPr>
            <w:tcW w:w="4247" w:type="dxa"/>
          </w:tcPr>
          <w:p w14:paraId="14025BC7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Fluxo Alternativo</w:t>
            </w:r>
          </w:p>
        </w:tc>
        <w:tc>
          <w:tcPr>
            <w:tcW w:w="4247" w:type="dxa"/>
          </w:tcPr>
          <w:p w14:paraId="14025BC8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Nenhum</w:t>
            </w:r>
          </w:p>
        </w:tc>
      </w:tr>
      <w:tr w:rsidR="00064627" w14:paraId="14025BCE" w14:textId="77777777" w:rsidTr="002B4DD7">
        <w:tc>
          <w:tcPr>
            <w:tcW w:w="4247" w:type="dxa"/>
          </w:tcPr>
          <w:p w14:paraId="14025BCA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lastRenderedPageBreak/>
              <w:t>Estrutura de Dados</w:t>
            </w:r>
          </w:p>
        </w:tc>
        <w:tc>
          <w:tcPr>
            <w:tcW w:w="4247" w:type="dxa"/>
          </w:tcPr>
          <w:p w14:paraId="14025BCB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Quantidade de vendas</w:t>
            </w:r>
          </w:p>
          <w:p w14:paraId="14025BCC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2 – Valor das compras efetuadas</w:t>
            </w:r>
          </w:p>
          <w:p w14:paraId="14025BCD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3 – Valor total de vendas</w:t>
            </w:r>
          </w:p>
        </w:tc>
      </w:tr>
    </w:tbl>
    <w:p w14:paraId="14025BCF" w14:textId="77777777" w:rsidR="007E624E" w:rsidRDefault="007E624E" w:rsidP="006903C0">
      <w:pPr>
        <w:tabs>
          <w:tab w:val="left" w:pos="3405"/>
        </w:tabs>
        <w:ind w:firstLine="0"/>
      </w:pPr>
    </w:p>
    <w:p w14:paraId="14025BD0" w14:textId="77777777" w:rsidR="007E624E" w:rsidRDefault="007E624E" w:rsidP="00064627">
      <w:pPr>
        <w:tabs>
          <w:tab w:val="left" w:pos="3405"/>
        </w:tabs>
      </w:pPr>
    </w:p>
    <w:p w14:paraId="14025BD1" w14:textId="77777777" w:rsidR="007E624E" w:rsidRDefault="007E624E" w:rsidP="00064627">
      <w:pPr>
        <w:tabs>
          <w:tab w:val="left" w:pos="3405"/>
        </w:tabs>
      </w:pPr>
    </w:p>
    <w:p w14:paraId="14025BD2" w14:textId="77777777" w:rsidR="00CE15CF" w:rsidRDefault="00CE15CF" w:rsidP="00AB0C72">
      <w:pPr>
        <w:pStyle w:val="Ttulo3"/>
      </w:pPr>
      <w:bookmarkStart w:id="236" w:name="_Toc522018472"/>
      <w:r>
        <w:t>Gerar Relatório de Perfil de Cliente</w:t>
      </w:r>
      <w:bookmarkEnd w:id="236"/>
    </w:p>
    <w:p w14:paraId="14025BD3" w14:textId="77777777" w:rsidR="00CE15CF" w:rsidRPr="00CE15CF" w:rsidRDefault="00CE15CF" w:rsidP="00CE15CF"/>
    <w:p w14:paraId="14025BD4" w14:textId="75321226" w:rsidR="00CE15CF" w:rsidRDefault="006E13E1" w:rsidP="007E624E">
      <w:pPr>
        <w:tabs>
          <w:tab w:val="left" w:pos="3405"/>
        </w:tabs>
        <w:ind w:firstLine="0"/>
        <w:jc w:val="center"/>
      </w:pPr>
      <w:r>
        <w:rPr>
          <w:noProof/>
        </w:rPr>
        <w:drawing>
          <wp:inline distT="0" distB="0" distL="0" distR="0" wp14:anchorId="0F37D020" wp14:editId="24CCBF34">
            <wp:extent cx="5760085" cy="435933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5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05A8" w14:textId="77777777" w:rsidR="000D3077" w:rsidRDefault="000D3077" w:rsidP="007E624E">
      <w:pPr>
        <w:tabs>
          <w:tab w:val="left" w:pos="3405"/>
        </w:tabs>
        <w:ind w:firstLine="0"/>
        <w:jc w:val="center"/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064627" w14:paraId="14025BD7" w14:textId="77777777" w:rsidTr="002B4DD7">
        <w:tc>
          <w:tcPr>
            <w:tcW w:w="4247" w:type="dxa"/>
          </w:tcPr>
          <w:p w14:paraId="14025BD5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Nome do caso de uso</w:t>
            </w:r>
          </w:p>
        </w:tc>
        <w:tc>
          <w:tcPr>
            <w:tcW w:w="4247" w:type="dxa"/>
          </w:tcPr>
          <w:p w14:paraId="14025BD6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RF10 – Gerar relatório de perfil de cliente</w:t>
            </w:r>
          </w:p>
        </w:tc>
      </w:tr>
      <w:tr w:rsidR="00064627" w14:paraId="14025BDA" w14:textId="77777777" w:rsidTr="002B4DD7">
        <w:tc>
          <w:tcPr>
            <w:tcW w:w="4247" w:type="dxa"/>
          </w:tcPr>
          <w:p w14:paraId="14025BD8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Descrição</w:t>
            </w:r>
          </w:p>
        </w:tc>
        <w:tc>
          <w:tcPr>
            <w:tcW w:w="4247" w:type="dxa"/>
          </w:tcPr>
          <w:p w14:paraId="14025BD9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O sistema deve permitir gerar relatórios de perfil de clientes, consultando os clientes cadastrados</w:t>
            </w:r>
          </w:p>
        </w:tc>
      </w:tr>
      <w:tr w:rsidR="00064627" w14:paraId="14025BDD" w14:textId="77777777" w:rsidTr="002B4DD7">
        <w:tc>
          <w:tcPr>
            <w:tcW w:w="4247" w:type="dxa"/>
          </w:tcPr>
          <w:p w14:paraId="14025BDB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Atores</w:t>
            </w:r>
          </w:p>
        </w:tc>
        <w:tc>
          <w:tcPr>
            <w:tcW w:w="4247" w:type="dxa"/>
          </w:tcPr>
          <w:p w14:paraId="14025BDC" w14:textId="77777777" w:rsidR="00064627" w:rsidRDefault="0032139E" w:rsidP="00670F06">
            <w:pPr>
              <w:tabs>
                <w:tab w:val="left" w:pos="3405"/>
              </w:tabs>
              <w:ind w:firstLine="0"/>
            </w:pPr>
            <w:r>
              <w:t>Funcionário</w:t>
            </w:r>
          </w:p>
        </w:tc>
      </w:tr>
      <w:tr w:rsidR="00064627" w14:paraId="14025BE0" w14:textId="77777777" w:rsidTr="002B4DD7">
        <w:tc>
          <w:tcPr>
            <w:tcW w:w="4247" w:type="dxa"/>
          </w:tcPr>
          <w:p w14:paraId="14025BDE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Pré-Condições</w:t>
            </w:r>
          </w:p>
        </w:tc>
        <w:tc>
          <w:tcPr>
            <w:tcW w:w="4247" w:type="dxa"/>
          </w:tcPr>
          <w:p w14:paraId="14025BDF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Consulta nos cadastros dos clientes</w:t>
            </w:r>
          </w:p>
        </w:tc>
      </w:tr>
      <w:tr w:rsidR="00064627" w14:paraId="14025BE3" w14:textId="77777777" w:rsidTr="002B4DD7">
        <w:tc>
          <w:tcPr>
            <w:tcW w:w="4247" w:type="dxa"/>
          </w:tcPr>
          <w:p w14:paraId="14025BE1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Pós-Condições</w:t>
            </w:r>
          </w:p>
        </w:tc>
        <w:tc>
          <w:tcPr>
            <w:tcW w:w="4247" w:type="dxa"/>
          </w:tcPr>
          <w:p w14:paraId="14025BE2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1 – Gerar um relatório com a data e a hora das compras efetuadas pelo cliente </w:t>
            </w:r>
            <w:r>
              <w:lastRenderedPageBreak/>
              <w:t xml:space="preserve">e o valor gasto de cada cliente nesse </w:t>
            </w:r>
            <w:r w:rsidR="006143ED">
              <w:t>período</w:t>
            </w:r>
          </w:p>
        </w:tc>
      </w:tr>
      <w:tr w:rsidR="00064627" w14:paraId="14025BE8" w14:textId="77777777" w:rsidTr="002B4DD7">
        <w:tc>
          <w:tcPr>
            <w:tcW w:w="4247" w:type="dxa"/>
          </w:tcPr>
          <w:p w14:paraId="14025BE4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lastRenderedPageBreak/>
              <w:t>Fluxo Básico</w:t>
            </w:r>
          </w:p>
        </w:tc>
        <w:tc>
          <w:tcPr>
            <w:tcW w:w="4247" w:type="dxa"/>
          </w:tcPr>
          <w:p w14:paraId="14025BE5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Consulta no RF05</w:t>
            </w:r>
          </w:p>
          <w:p w14:paraId="14025BE6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1 – O </w:t>
            </w:r>
            <w:r w:rsidR="00A23BB2">
              <w:t>funcionário</w:t>
            </w:r>
            <w:r>
              <w:t xml:space="preserve"> deverá selecionar a data inicial e final.</w:t>
            </w:r>
          </w:p>
          <w:p w14:paraId="14025BE7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 xml:space="preserve">2 – O sistema deve gerar um relatório com a data e a hora das compras efetuadas pelo cliente e o valor gasto de cada cliente nesse </w:t>
            </w:r>
            <w:r w:rsidR="00A23BB2">
              <w:t>período</w:t>
            </w:r>
          </w:p>
        </w:tc>
      </w:tr>
      <w:tr w:rsidR="00064627" w14:paraId="14025BEB" w14:textId="77777777" w:rsidTr="002B4DD7">
        <w:tc>
          <w:tcPr>
            <w:tcW w:w="4247" w:type="dxa"/>
          </w:tcPr>
          <w:p w14:paraId="14025BE9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Fluxo Alternativo</w:t>
            </w:r>
          </w:p>
        </w:tc>
        <w:tc>
          <w:tcPr>
            <w:tcW w:w="4247" w:type="dxa"/>
          </w:tcPr>
          <w:p w14:paraId="14025BEA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Nenhum</w:t>
            </w:r>
          </w:p>
        </w:tc>
      </w:tr>
      <w:tr w:rsidR="00064627" w14:paraId="14025BEF" w14:textId="77777777" w:rsidTr="002B4DD7">
        <w:tc>
          <w:tcPr>
            <w:tcW w:w="4247" w:type="dxa"/>
          </w:tcPr>
          <w:p w14:paraId="14025BEC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Estrutura de Dados</w:t>
            </w:r>
          </w:p>
        </w:tc>
        <w:tc>
          <w:tcPr>
            <w:tcW w:w="4247" w:type="dxa"/>
          </w:tcPr>
          <w:p w14:paraId="14025BED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1 – Data e hora das compras</w:t>
            </w:r>
          </w:p>
          <w:p w14:paraId="14025BEE" w14:textId="77777777" w:rsidR="00064627" w:rsidRDefault="00064627" w:rsidP="00670F06">
            <w:pPr>
              <w:tabs>
                <w:tab w:val="left" w:pos="3405"/>
              </w:tabs>
              <w:ind w:firstLine="0"/>
            </w:pPr>
            <w:r>
              <w:t>2 – Valor gasto pelo cliente</w:t>
            </w:r>
          </w:p>
        </w:tc>
      </w:tr>
    </w:tbl>
    <w:p w14:paraId="14025BF0" w14:textId="77777777" w:rsidR="00666DE5" w:rsidRDefault="00666DE5" w:rsidP="00666DE5">
      <w:pPr>
        <w:tabs>
          <w:tab w:val="left" w:pos="3405"/>
        </w:tabs>
        <w:ind w:firstLine="0"/>
      </w:pPr>
    </w:p>
    <w:p w14:paraId="14025BFA" w14:textId="77777777" w:rsidR="002A368A" w:rsidRDefault="002A368A" w:rsidP="004877AB">
      <w:pPr>
        <w:pStyle w:val="Ttulo2"/>
        <w:numPr>
          <w:ilvl w:val="0"/>
          <w:numId w:val="0"/>
        </w:numPr>
        <w:rPr>
          <w:caps w:val="0"/>
        </w:rPr>
        <w:sectPr w:rsidR="002A368A" w:rsidSect="002B4DD7">
          <w:headerReference w:type="default" r:id="rId21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14025BFB" w14:textId="77777777" w:rsidR="0005564F" w:rsidRDefault="006A74B7" w:rsidP="00F35E82">
      <w:pPr>
        <w:pStyle w:val="Ttulo2"/>
      </w:pPr>
      <w:bookmarkStart w:id="237" w:name="_Toc522018473"/>
      <w:r>
        <w:rPr>
          <w:caps w:val="0"/>
        </w:rPr>
        <w:lastRenderedPageBreak/>
        <w:t>Diagrama de classe</w:t>
      </w:r>
      <w:bookmarkEnd w:id="237"/>
    </w:p>
    <w:p w14:paraId="14025BFC" w14:textId="77777777" w:rsidR="0005564F" w:rsidRDefault="0005564F" w:rsidP="00064627">
      <w:pPr>
        <w:tabs>
          <w:tab w:val="left" w:pos="3405"/>
        </w:tabs>
      </w:pPr>
    </w:p>
    <w:p w14:paraId="14025BFD" w14:textId="77777777" w:rsidR="00D05FEA" w:rsidRDefault="002A368A" w:rsidP="004877AB">
      <w:pPr>
        <w:tabs>
          <w:tab w:val="left" w:pos="3405"/>
        </w:tabs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14025C9B" wp14:editId="14025C9C">
            <wp:simplePos x="0" y="0"/>
            <wp:positionH relativeFrom="column">
              <wp:posOffset>-736657</wp:posOffset>
            </wp:positionH>
            <wp:positionV relativeFrom="paragraph">
              <wp:posOffset>351459</wp:posOffset>
            </wp:positionV>
            <wp:extent cx="10305323" cy="5527296"/>
            <wp:effectExtent l="0" t="0" r="127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7512" cy="55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7C1E">
        <w:t>Este subcapitulo tem o objetivo de apresentar as classes do sistema e s</w:t>
      </w:r>
      <w:r w:rsidR="004C17F7">
        <w:t>eus relacionamentos.</w:t>
      </w:r>
    </w:p>
    <w:p w14:paraId="14025BFE" w14:textId="77777777" w:rsidR="002A368A" w:rsidRDefault="002A368A" w:rsidP="002A368A">
      <w:pPr>
        <w:tabs>
          <w:tab w:val="left" w:pos="3405"/>
        </w:tabs>
        <w:ind w:firstLine="0"/>
      </w:pPr>
    </w:p>
    <w:p w14:paraId="14025BFF" w14:textId="77777777" w:rsidR="002A368A" w:rsidRDefault="002A368A" w:rsidP="002A368A">
      <w:pPr>
        <w:tabs>
          <w:tab w:val="left" w:pos="3405"/>
        </w:tabs>
        <w:ind w:firstLine="0"/>
        <w:sectPr w:rsidR="002A368A" w:rsidSect="002A368A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4025C00" w14:textId="77777777" w:rsidR="00D05FEA" w:rsidRDefault="005446E3" w:rsidP="00D41338">
      <w:pPr>
        <w:pStyle w:val="Ttulo2"/>
      </w:pPr>
      <w:bookmarkStart w:id="238" w:name="_Toc522018474"/>
      <w:r>
        <w:lastRenderedPageBreak/>
        <w:t xml:space="preserve">Diagrama de </w:t>
      </w:r>
      <w:r w:rsidR="00D41338">
        <w:t>sequência</w:t>
      </w:r>
      <w:bookmarkEnd w:id="238"/>
      <w:r>
        <w:t xml:space="preserve"> </w:t>
      </w:r>
    </w:p>
    <w:p w14:paraId="14025C01" w14:textId="77777777" w:rsidR="00D05FEA" w:rsidRDefault="00D05FEA" w:rsidP="00064627">
      <w:pPr>
        <w:tabs>
          <w:tab w:val="left" w:pos="3405"/>
        </w:tabs>
      </w:pPr>
    </w:p>
    <w:p w14:paraId="14025C02" w14:textId="77777777" w:rsidR="00D05FEA" w:rsidRDefault="00CA044C" w:rsidP="00CA044C">
      <w:pPr>
        <w:pStyle w:val="Ttulo3"/>
      </w:pPr>
      <w:bookmarkStart w:id="239" w:name="_Toc522018475"/>
      <w:r>
        <w:t>Cadastrar Foto Camiseta</w:t>
      </w:r>
      <w:bookmarkEnd w:id="239"/>
    </w:p>
    <w:p w14:paraId="14025C03" w14:textId="77777777" w:rsidR="00D05FEA" w:rsidRDefault="00CA044C" w:rsidP="005353DD">
      <w:pPr>
        <w:tabs>
          <w:tab w:val="left" w:pos="3405"/>
        </w:tabs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9D" wp14:editId="14025C9E">
            <wp:extent cx="5557474" cy="3476625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422" cy="348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C04" w14:textId="77777777" w:rsidR="0018318E" w:rsidRDefault="0018318E" w:rsidP="00CA044C">
      <w:pPr>
        <w:tabs>
          <w:tab w:val="left" w:pos="3405"/>
        </w:tabs>
        <w:jc w:val="left"/>
      </w:pPr>
    </w:p>
    <w:p w14:paraId="14025C05" w14:textId="77777777" w:rsidR="004055C3" w:rsidRDefault="004055C3" w:rsidP="004055C3">
      <w:pPr>
        <w:pStyle w:val="Ttulo3"/>
      </w:pPr>
      <w:bookmarkStart w:id="240" w:name="_Toc522018476"/>
      <w:r>
        <w:t>Cadastrar Funcionário</w:t>
      </w:r>
      <w:bookmarkEnd w:id="240"/>
    </w:p>
    <w:p w14:paraId="14025C06" w14:textId="77777777" w:rsidR="00015A4D" w:rsidRPr="00015A4D" w:rsidRDefault="00015A4D" w:rsidP="00015A4D"/>
    <w:p w14:paraId="14025C07" w14:textId="77777777" w:rsidR="0005564F" w:rsidRDefault="00CA044C" w:rsidP="005353DD">
      <w:pPr>
        <w:tabs>
          <w:tab w:val="left" w:pos="3405"/>
        </w:tabs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9F" wp14:editId="14025CA0">
            <wp:extent cx="5679830" cy="31857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32" cy="318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C08" w14:textId="77777777" w:rsidR="0005564F" w:rsidRDefault="0005564F" w:rsidP="00064627">
      <w:pPr>
        <w:tabs>
          <w:tab w:val="left" w:pos="3405"/>
        </w:tabs>
      </w:pPr>
    </w:p>
    <w:p w14:paraId="14025C09" w14:textId="77777777" w:rsidR="0005564F" w:rsidRDefault="0005564F" w:rsidP="00064627">
      <w:pPr>
        <w:tabs>
          <w:tab w:val="left" w:pos="3405"/>
        </w:tabs>
      </w:pPr>
    </w:p>
    <w:p w14:paraId="14025C0A" w14:textId="77777777" w:rsidR="0005564F" w:rsidRDefault="0005564F" w:rsidP="00064627">
      <w:pPr>
        <w:tabs>
          <w:tab w:val="left" w:pos="3405"/>
        </w:tabs>
      </w:pPr>
    </w:p>
    <w:p w14:paraId="14025C0B" w14:textId="77777777" w:rsidR="0005564F" w:rsidRDefault="006151D6" w:rsidP="006151D6">
      <w:pPr>
        <w:pStyle w:val="Ttulo3"/>
      </w:pPr>
      <w:bookmarkStart w:id="241" w:name="_Toc522018477"/>
      <w:r>
        <w:lastRenderedPageBreak/>
        <w:t>Cadastrar itens de personalização</w:t>
      </w:r>
      <w:bookmarkEnd w:id="241"/>
    </w:p>
    <w:p w14:paraId="14025C0C" w14:textId="77777777" w:rsidR="0005564F" w:rsidRDefault="0005564F" w:rsidP="00064627">
      <w:pPr>
        <w:tabs>
          <w:tab w:val="left" w:pos="3405"/>
        </w:tabs>
      </w:pPr>
    </w:p>
    <w:p w14:paraId="14025C0D" w14:textId="77777777" w:rsidR="007E1429" w:rsidRDefault="00CA044C" w:rsidP="005353DD">
      <w:pPr>
        <w:tabs>
          <w:tab w:val="left" w:pos="3405"/>
        </w:tabs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A1" wp14:editId="4BA5EBC0">
            <wp:extent cx="5759450" cy="303974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210" cy="304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C0E" w14:textId="77777777" w:rsidR="00B42C7F" w:rsidRDefault="00B42C7F" w:rsidP="00064627">
      <w:pPr>
        <w:tabs>
          <w:tab w:val="left" w:pos="3405"/>
        </w:tabs>
      </w:pPr>
    </w:p>
    <w:p w14:paraId="14025C0F" w14:textId="316509DD" w:rsidR="005B341D" w:rsidRDefault="005B341D">
      <w:pPr>
        <w:spacing w:after="160" w:line="259" w:lineRule="auto"/>
        <w:ind w:firstLine="0"/>
        <w:jc w:val="left"/>
      </w:pPr>
      <w:r>
        <w:br w:type="page"/>
      </w:r>
    </w:p>
    <w:p w14:paraId="0C38212E" w14:textId="77777777" w:rsidR="00DC46FE" w:rsidRDefault="00DC46FE" w:rsidP="00064627">
      <w:pPr>
        <w:tabs>
          <w:tab w:val="left" w:pos="3405"/>
        </w:tabs>
      </w:pPr>
    </w:p>
    <w:p w14:paraId="14025C10" w14:textId="77777777" w:rsidR="00B42C7F" w:rsidRDefault="00B42C7F" w:rsidP="00B42C7F">
      <w:pPr>
        <w:pStyle w:val="Ttulo3"/>
      </w:pPr>
      <w:bookmarkStart w:id="242" w:name="_Toc522018478"/>
      <w:r>
        <w:t>Cadastro de produtos pré-definidos</w:t>
      </w:r>
      <w:bookmarkEnd w:id="242"/>
      <w:r>
        <w:t xml:space="preserve"> </w:t>
      </w:r>
    </w:p>
    <w:p w14:paraId="14025C11" w14:textId="77777777" w:rsidR="007E1429" w:rsidRDefault="007E1429" w:rsidP="00064627">
      <w:pPr>
        <w:tabs>
          <w:tab w:val="left" w:pos="3405"/>
        </w:tabs>
      </w:pPr>
    </w:p>
    <w:p w14:paraId="14025C12" w14:textId="77777777" w:rsidR="007E1429" w:rsidRDefault="00CA044C" w:rsidP="005B341D">
      <w:pPr>
        <w:tabs>
          <w:tab w:val="left" w:pos="3405"/>
        </w:tabs>
        <w:ind w:left="-1701" w:firstLine="0"/>
        <w:jc w:val="center"/>
      </w:pPr>
      <w:r>
        <w:rPr>
          <w:noProof/>
          <w:lang w:eastAsia="pt-BR"/>
        </w:rPr>
        <w:drawing>
          <wp:inline distT="0" distB="0" distL="0" distR="0" wp14:anchorId="14025CA3" wp14:editId="4B29292E">
            <wp:extent cx="7672584" cy="5013703"/>
            <wp:effectExtent l="0" t="1333500" r="0" b="13112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"/>
                    <a:stretch/>
                  </pic:blipFill>
                  <pic:spPr bwMode="auto">
                    <a:xfrm rot="5400000">
                      <a:off x="0" y="0"/>
                      <a:ext cx="7735000" cy="505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5C13" w14:textId="77777777" w:rsidR="007E1429" w:rsidRDefault="007E1429" w:rsidP="00064627">
      <w:pPr>
        <w:tabs>
          <w:tab w:val="left" w:pos="3405"/>
        </w:tabs>
      </w:pPr>
    </w:p>
    <w:p w14:paraId="14025C14" w14:textId="77777777" w:rsidR="007E1429" w:rsidRDefault="007E1429" w:rsidP="00064627">
      <w:pPr>
        <w:tabs>
          <w:tab w:val="left" w:pos="3405"/>
        </w:tabs>
      </w:pPr>
    </w:p>
    <w:p w14:paraId="14025C15" w14:textId="77777777" w:rsidR="007E1429" w:rsidRDefault="007E1429" w:rsidP="00064627">
      <w:pPr>
        <w:tabs>
          <w:tab w:val="left" w:pos="3405"/>
        </w:tabs>
      </w:pPr>
    </w:p>
    <w:p w14:paraId="14025C16" w14:textId="77777777" w:rsidR="007E1429" w:rsidRDefault="000025E7" w:rsidP="000025E7">
      <w:pPr>
        <w:pStyle w:val="Ttulo3"/>
      </w:pPr>
      <w:bookmarkStart w:id="243" w:name="_Toc522018479"/>
      <w:r>
        <w:t>Efetuar Login</w:t>
      </w:r>
      <w:bookmarkEnd w:id="243"/>
    </w:p>
    <w:p w14:paraId="14025C17" w14:textId="77777777" w:rsidR="000025E7" w:rsidRDefault="000025E7" w:rsidP="000025E7"/>
    <w:p w14:paraId="14025C18" w14:textId="77777777" w:rsidR="000025E7" w:rsidRDefault="000025E7" w:rsidP="000D3077">
      <w:pPr>
        <w:ind w:left="-1418" w:firstLine="0"/>
        <w:jc w:val="center"/>
      </w:pPr>
      <w:r>
        <w:rPr>
          <w:noProof/>
          <w:lang w:eastAsia="pt-BR"/>
        </w:rPr>
        <w:drawing>
          <wp:inline distT="0" distB="0" distL="0" distR="0" wp14:anchorId="14025CA5" wp14:editId="012F69A4">
            <wp:extent cx="7481857" cy="5614844"/>
            <wp:effectExtent l="0" t="933450" r="0" b="9194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6"/>
                    <a:stretch/>
                  </pic:blipFill>
                  <pic:spPr bwMode="auto">
                    <a:xfrm rot="5400000">
                      <a:off x="0" y="0"/>
                      <a:ext cx="7492066" cy="562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4F777" w14:textId="0B468EB7" w:rsidR="00202BDB" w:rsidRDefault="00202BDB">
      <w:pPr>
        <w:spacing w:after="160" w:line="259" w:lineRule="auto"/>
        <w:ind w:firstLine="0"/>
        <w:jc w:val="left"/>
      </w:pPr>
      <w:r>
        <w:br w:type="page"/>
      </w:r>
    </w:p>
    <w:p w14:paraId="2CDDA6F9" w14:textId="77777777" w:rsidR="00202BDB" w:rsidRPr="000025E7" w:rsidRDefault="00202BDB" w:rsidP="00F723D3">
      <w:pPr>
        <w:ind w:firstLine="0"/>
      </w:pPr>
    </w:p>
    <w:p w14:paraId="14025C19" w14:textId="77777777" w:rsidR="007E1429" w:rsidRDefault="007E1429" w:rsidP="00064627">
      <w:pPr>
        <w:tabs>
          <w:tab w:val="left" w:pos="3405"/>
        </w:tabs>
      </w:pPr>
    </w:p>
    <w:p w14:paraId="14025C1A" w14:textId="7BDF9949" w:rsidR="00F723D3" w:rsidRDefault="00F723D3" w:rsidP="00F723D3">
      <w:pPr>
        <w:pStyle w:val="Ttulo3"/>
      </w:pPr>
      <w:bookmarkStart w:id="244" w:name="_Toc522018480"/>
      <w:r>
        <w:t xml:space="preserve">Efetuar </w:t>
      </w:r>
      <w:r w:rsidR="00597C55">
        <w:t>compra</w:t>
      </w:r>
      <w:bookmarkEnd w:id="244"/>
    </w:p>
    <w:p w14:paraId="14025C1B" w14:textId="77777777" w:rsidR="00F723D3" w:rsidRPr="00F723D3" w:rsidRDefault="00F723D3" w:rsidP="00F723D3"/>
    <w:p w14:paraId="14025C1C" w14:textId="77777777" w:rsidR="007E1429" w:rsidRDefault="00F723D3" w:rsidP="00E77DB7">
      <w:pPr>
        <w:ind w:left="-1701" w:firstLine="0"/>
        <w:jc w:val="center"/>
      </w:pPr>
      <w:r>
        <w:rPr>
          <w:noProof/>
          <w:lang w:eastAsia="pt-BR"/>
        </w:rPr>
        <w:drawing>
          <wp:inline distT="0" distB="0" distL="0" distR="0" wp14:anchorId="14025CA7" wp14:editId="5C0D950C">
            <wp:extent cx="7643495" cy="5326287"/>
            <wp:effectExtent l="0" t="1162050" r="0" b="11322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85673" cy="535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C1D" w14:textId="77777777" w:rsidR="007A6C5F" w:rsidRDefault="00637388" w:rsidP="00637388">
      <w:pPr>
        <w:pStyle w:val="Ttulo3"/>
      </w:pPr>
      <w:bookmarkStart w:id="245" w:name="_Toc522018481"/>
      <w:r>
        <w:lastRenderedPageBreak/>
        <w:t>Personalizar camiseta</w:t>
      </w:r>
      <w:bookmarkEnd w:id="245"/>
    </w:p>
    <w:p w14:paraId="14025C1E" w14:textId="77777777" w:rsidR="00637388" w:rsidRPr="00637388" w:rsidRDefault="00637388" w:rsidP="00637388"/>
    <w:p w14:paraId="14025C1F" w14:textId="77777777" w:rsidR="00637388" w:rsidRPr="00637388" w:rsidRDefault="00637388" w:rsidP="00E77DB7">
      <w:pPr>
        <w:ind w:left="-1701" w:firstLine="0"/>
      </w:pPr>
      <w:r>
        <w:rPr>
          <w:noProof/>
          <w:lang w:eastAsia="pt-BR"/>
        </w:rPr>
        <w:drawing>
          <wp:inline distT="0" distB="0" distL="0" distR="0" wp14:anchorId="14025CA9" wp14:editId="18C1912A">
            <wp:extent cx="7798007" cy="5414541"/>
            <wp:effectExtent l="0" t="1200150" r="0" b="11772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38115" cy="54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C20" w14:textId="77777777" w:rsidR="007A6C5F" w:rsidRDefault="007A6C5F" w:rsidP="004A4A06">
      <w:pPr>
        <w:ind w:firstLine="0"/>
        <w:jc w:val="left"/>
      </w:pPr>
    </w:p>
    <w:p w14:paraId="14025C21" w14:textId="77777777" w:rsidR="007A6C5F" w:rsidRDefault="00EA5EFC" w:rsidP="00EA5EFC">
      <w:pPr>
        <w:pStyle w:val="Ttulo3"/>
      </w:pPr>
      <w:bookmarkStart w:id="246" w:name="_Toc522018482"/>
      <w:r>
        <w:lastRenderedPageBreak/>
        <w:t>Visualizar produtos para compra</w:t>
      </w:r>
      <w:bookmarkEnd w:id="246"/>
    </w:p>
    <w:p w14:paraId="14025C22" w14:textId="77777777" w:rsidR="007A6C5F" w:rsidRDefault="007A6C5F" w:rsidP="004A4A06">
      <w:pPr>
        <w:ind w:firstLine="0"/>
        <w:jc w:val="left"/>
      </w:pPr>
    </w:p>
    <w:p w14:paraId="14025C23" w14:textId="77777777" w:rsidR="007A6C5F" w:rsidRDefault="007A6C5F" w:rsidP="004A4A06">
      <w:pPr>
        <w:ind w:firstLine="0"/>
        <w:jc w:val="left"/>
      </w:pPr>
    </w:p>
    <w:p w14:paraId="14025C24" w14:textId="77777777" w:rsidR="007A6C5F" w:rsidRDefault="00592C1B" w:rsidP="00E77DB7">
      <w:pPr>
        <w:ind w:left="-1701" w:firstLine="0"/>
        <w:jc w:val="left"/>
      </w:pPr>
      <w:r>
        <w:rPr>
          <w:noProof/>
          <w:lang w:eastAsia="pt-BR"/>
        </w:rPr>
        <w:drawing>
          <wp:inline distT="0" distB="0" distL="0" distR="0" wp14:anchorId="14025CAB" wp14:editId="75FD7B84">
            <wp:extent cx="7798405" cy="4749180"/>
            <wp:effectExtent l="0" t="1524000" r="0" b="14992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"/>
                    <a:stretch/>
                  </pic:blipFill>
                  <pic:spPr bwMode="auto">
                    <a:xfrm rot="5400000">
                      <a:off x="0" y="0"/>
                      <a:ext cx="7820636" cy="476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5C25" w14:textId="77777777" w:rsidR="007E1429" w:rsidRDefault="004A4A06" w:rsidP="004A4A06">
      <w:pPr>
        <w:pStyle w:val="Ttulo3"/>
      </w:pPr>
      <w:bookmarkStart w:id="247" w:name="_Toc522018483"/>
      <w:r>
        <w:lastRenderedPageBreak/>
        <w:t>Gerar perfil de relatório de cliente</w:t>
      </w:r>
      <w:bookmarkEnd w:id="247"/>
    </w:p>
    <w:p w14:paraId="14025C26" w14:textId="77777777" w:rsidR="007E1429" w:rsidRDefault="007E1429" w:rsidP="00064627">
      <w:pPr>
        <w:tabs>
          <w:tab w:val="left" w:pos="3405"/>
        </w:tabs>
      </w:pPr>
    </w:p>
    <w:p w14:paraId="14025C27" w14:textId="77777777" w:rsidR="007E1429" w:rsidRDefault="0020539E" w:rsidP="005353DD">
      <w:pPr>
        <w:tabs>
          <w:tab w:val="left" w:pos="3405"/>
        </w:tabs>
        <w:jc w:val="center"/>
      </w:pPr>
      <w:r>
        <w:t>Gerar</w:t>
      </w:r>
      <w:r w:rsidR="004A4A06">
        <w:rPr>
          <w:noProof/>
          <w:lang w:eastAsia="pt-BR"/>
        </w:rPr>
        <w:drawing>
          <wp:inline distT="0" distB="0" distL="0" distR="0" wp14:anchorId="14025CAD" wp14:editId="14025CAE">
            <wp:extent cx="5400040" cy="34180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C28" w14:textId="77777777" w:rsidR="004A4A06" w:rsidRDefault="0020539E" w:rsidP="0020539E">
      <w:pPr>
        <w:pStyle w:val="Ttulo3"/>
      </w:pPr>
      <w:bookmarkStart w:id="248" w:name="_Toc522018484"/>
      <w:r>
        <w:t>Gerar relatório de vendas</w:t>
      </w:r>
      <w:bookmarkEnd w:id="248"/>
      <w:r>
        <w:t xml:space="preserve"> </w:t>
      </w:r>
    </w:p>
    <w:p w14:paraId="14025C29" w14:textId="77777777" w:rsidR="004A4A06" w:rsidRDefault="004A4A06" w:rsidP="00064627">
      <w:pPr>
        <w:tabs>
          <w:tab w:val="left" w:pos="3405"/>
        </w:tabs>
      </w:pPr>
    </w:p>
    <w:p w14:paraId="14025C2A" w14:textId="77777777" w:rsidR="00C0693B" w:rsidRDefault="00C0693B" w:rsidP="005353DD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AF" wp14:editId="14025CB0">
            <wp:extent cx="5400040" cy="3197490"/>
            <wp:effectExtent l="0" t="0" r="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C2B" w14:textId="77777777" w:rsidR="004A4A06" w:rsidRDefault="004A4A06" w:rsidP="00064627">
      <w:pPr>
        <w:tabs>
          <w:tab w:val="left" w:pos="3405"/>
        </w:tabs>
      </w:pPr>
    </w:p>
    <w:p w14:paraId="14025C2C" w14:textId="77777777" w:rsidR="004A4A06" w:rsidRDefault="004A4A06" w:rsidP="00064627">
      <w:pPr>
        <w:tabs>
          <w:tab w:val="left" w:pos="3405"/>
        </w:tabs>
      </w:pPr>
    </w:p>
    <w:p w14:paraId="14025C2D" w14:textId="77777777" w:rsidR="004A4A06" w:rsidRDefault="004A4A06" w:rsidP="00064627">
      <w:pPr>
        <w:tabs>
          <w:tab w:val="left" w:pos="3405"/>
        </w:tabs>
      </w:pPr>
    </w:p>
    <w:p w14:paraId="14025C2E" w14:textId="77777777" w:rsidR="004A4A06" w:rsidRDefault="00704B02" w:rsidP="00704B02">
      <w:pPr>
        <w:pStyle w:val="Ttulo3"/>
      </w:pPr>
      <w:bookmarkStart w:id="249" w:name="_Toc522018485"/>
      <w:r>
        <w:lastRenderedPageBreak/>
        <w:t>Gerar relatório de vendas confirmadas</w:t>
      </w:r>
      <w:bookmarkEnd w:id="249"/>
    </w:p>
    <w:p w14:paraId="14025C2F" w14:textId="77777777" w:rsidR="004A4A06" w:rsidRDefault="004A4A06" w:rsidP="00064627">
      <w:pPr>
        <w:tabs>
          <w:tab w:val="left" w:pos="3405"/>
        </w:tabs>
      </w:pPr>
    </w:p>
    <w:p w14:paraId="14025C30" w14:textId="77777777" w:rsidR="004A4A06" w:rsidRDefault="00EE0DF7" w:rsidP="005353DD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025CB1" wp14:editId="14025CB2">
            <wp:extent cx="5400040" cy="38708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C40" w14:textId="248BB097" w:rsidR="005353DD" w:rsidRDefault="005353DD">
      <w:pPr>
        <w:spacing w:after="160" w:line="259" w:lineRule="auto"/>
        <w:ind w:firstLine="0"/>
        <w:jc w:val="left"/>
      </w:pPr>
      <w:r>
        <w:br w:type="page"/>
      </w:r>
    </w:p>
    <w:p w14:paraId="14025C41" w14:textId="77777777" w:rsidR="007E1429" w:rsidRDefault="00D41338" w:rsidP="00D41338">
      <w:pPr>
        <w:pStyle w:val="Ttulo2"/>
      </w:pPr>
      <w:bookmarkStart w:id="250" w:name="_Toc522018486"/>
      <w:r>
        <w:lastRenderedPageBreak/>
        <w:t>Diagrama de atividades</w:t>
      </w:r>
      <w:bookmarkEnd w:id="250"/>
    </w:p>
    <w:p w14:paraId="7722EEEF" w14:textId="77777777" w:rsidR="00312B7A" w:rsidRPr="00312B7A" w:rsidRDefault="00312B7A" w:rsidP="00312B7A"/>
    <w:p w14:paraId="14025C44" w14:textId="77777777" w:rsidR="007E1429" w:rsidRDefault="00B272BF" w:rsidP="00312B7A">
      <w:pPr>
        <w:tabs>
          <w:tab w:val="left" w:pos="3405"/>
        </w:tabs>
        <w:ind w:left="-1701" w:firstLine="0"/>
        <w:jc w:val="center"/>
      </w:pPr>
      <w:r>
        <w:rPr>
          <w:noProof/>
          <w:lang w:eastAsia="pt-BR"/>
        </w:rPr>
        <w:drawing>
          <wp:inline distT="0" distB="0" distL="0" distR="0" wp14:anchorId="14025CB3" wp14:editId="6D2236C3">
            <wp:extent cx="8105212" cy="5363449"/>
            <wp:effectExtent l="0" t="1371600" r="0" b="13423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27984" cy="537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C52" w14:textId="77777777" w:rsidR="007E1429" w:rsidRDefault="007E1429" w:rsidP="00064627">
      <w:pPr>
        <w:tabs>
          <w:tab w:val="left" w:pos="3405"/>
        </w:tabs>
      </w:pPr>
    </w:p>
    <w:p w14:paraId="14025C53" w14:textId="77777777" w:rsidR="0075364B" w:rsidRDefault="0075364B" w:rsidP="00090B26">
      <w:pPr>
        <w:pStyle w:val="Ttulo1"/>
        <w:sectPr w:rsidR="0075364B" w:rsidSect="005353DD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14025C54" w14:textId="77777777" w:rsidR="00425A6D" w:rsidRDefault="00090B26" w:rsidP="00090B26">
      <w:pPr>
        <w:pStyle w:val="Ttulo1"/>
      </w:pPr>
      <w:bookmarkStart w:id="251" w:name="_Toc522018487"/>
      <w:r>
        <w:lastRenderedPageBreak/>
        <w:t>MODELAGEM DO BANCO DE DADOS</w:t>
      </w:r>
      <w:bookmarkEnd w:id="251"/>
    </w:p>
    <w:p w14:paraId="14025C57" w14:textId="77777777" w:rsidR="00C749E4" w:rsidRDefault="00F754E4" w:rsidP="00C64A7E">
      <w:pPr>
        <w:pStyle w:val="Ttulo2"/>
      </w:pPr>
      <w:bookmarkStart w:id="252" w:name="_Toc522018488"/>
      <w:r>
        <w:t xml:space="preserve">Modelo </w:t>
      </w:r>
      <w:r w:rsidR="00C64A7E">
        <w:t>LÓGICO</w:t>
      </w:r>
      <w:bookmarkEnd w:id="252"/>
    </w:p>
    <w:p w14:paraId="14025C58" w14:textId="77777777" w:rsidR="00C749E4" w:rsidRDefault="00C749E4" w:rsidP="00C749E4"/>
    <w:p w14:paraId="7D562D96" w14:textId="570EB9B7" w:rsidR="00D12FAD" w:rsidRDefault="00D12FAD" w:rsidP="226C739D">
      <w:pPr>
        <w:ind w:firstLine="0"/>
      </w:pPr>
      <w:r>
        <w:rPr>
          <w:noProof/>
        </w:rPr>
        <w:drawing>
          <wp:inline distT="0" distB="0" distL="0" distR="0" wp14:anchorId="6AF7917F" wp14:editId="24362D5F">
            <wp:extent cx="8886825" cy="4702810"/>
            <wp:effectExtent l="0" t="0" r="0" b="0"/>
            <wp:docPr id="8059418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5C59" w14:textId="50C3D3A5" w:rsidR="0075364B" w:rsidRDefault="0075364B" w:rsidP="005353DD">
      <w:pPr>
        <w:ind w:firstLine="0"/>
        <w:sectPr w:rsidR="0075364B" w:rsidSect="008B2385">
          <w:pgSz w:w="16838" w:h="11906" w:orient="landscape"/>
          <w:pgMar w:top="1701" w:right="1134" w:bottom="1134" w:left="1701" w:header="709" w:footer="709" w:gutter="0"/>
          <w:cols w:space="708"/>
          <w:docGrid w:linePitch="360"/>
        </w:sectPr>
      </w:pPr>
    </w:p>
    <w:p w14:paraId="14025C5A" w14:textId="77777777" w:rsidR="00996A96" w:rsidRPr="00526105" w:rsidRDefault="007D672E" w:rsidP="00526105">
      <w:pPr>
        <w:pStyle w:val="Ttulo1"/>
      </w:pPr>
      <w:bookmarkStart w:id="253" w:name="_Toc516864516"/>
      <w:bookmarkStart w:id="254" w:name="_Toc522018489"/>
      <w:bookmarkEnd w:id="253"/>
      <w:r w:rsidRPr="00526105">
        <w:lastRenderedPageBreak/>
        <w:t>PROTÓTIPOS DE TELAS</w:t>
      </w:r>
      <w:bookmarkEnd w:id="254"/>
    </w:p>
    <w:p w14:paraId="14025C5C" w14:textId="77777777" w:rsidR="00560255" w:rsidRDefault="00560255" w:rsidP="00560255">
      <w:pPr>
        <w:pStyle w:val="Ttulo2"/>
      </w:pPr>
      <w:bookmarkStart w:id="255" w:name="_Toc522018490"/>
      <w:r>
        <w:t>Cadastro de clientes</w:t>
      </w:r>
      <w:bookmarkEnd w:id="255"/>
    </w:p>
    <w:p w14:paraId="14025C5D" w14:textId="77777777" w:rsidR="00560255" w:rsidRDefault="00560255" w:rsidP="00996A96">
      <w:pPr>
        <w:ind w:firstLine="0"/>
        <w:rPr>
          <w:szCs w:val="24"/>
        </w:rPr>
      </w:pPr>
    </w:p>
    <w:p w14:paraId="14025C5E" w14:textId="77777777" w:rsidR="00996A96" w:rsidRDefault="00996A96" w:rsidP="0028330B">
      <w:pPr>
        <w:ind w:firstLine="0"/>
        <w:jc w:val="center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14025CB7" wp14:editId="14025CB8">
            <wp:extent cx="5391150" cy="4933950"/>
            <wp:effectExtent l="0" t="0" r="0" b="0"/>
            <wp:docPr id="1" name="Imagem 1" descr="C:\Users\epipoca\Downloads\23825648_1459597514156594_84088374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poca\Downloads\23825648_1459597514156594_840883743_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2D8B" w14:textId="77777777" w:rsidR="0028330B" w:rsidRDefault="0028330B">
      <w:pPr>
        <w:spacing w:after="160" w:line="259" w:lineRule="auto"/>
        <w:ind w:firstLine="0"/>
        <w:jc w:val="left"/>
        <w:rPr>
          <w:szCs w:val="24"/>
        </w:rPr>
      </w:pPr>
      <w:r>
        <w:rPr>
          <w:b/>
          <w:caps/>
          <w:szCs w:val="24"/>
        </w:rPr>
        <w:br w:type="page"/>
      </w:r>
    </w:p>
    <w:p w14:paraId="14025C6A" w14:textId="47C48CEF" w:rsidR="00560255" w:rsidRDefault="00560255" w:rsidP="00560255">
      <w:pPr>
        <w:pStyle w:val="Ttulo2"/>
      </w:pPr>
      <w:bookmarkStart w:id="256" w:name="_Toc522018491"/>
      <w:r>
        <w:lastRenderedPageBreak/>
        <w:t>Confirmação de venda</w:t>
      </w:r>
      <w:bookmarkEnd w:id="256"/>
    </w:p>
    <w:p w14:paraId="14025C6B" w14:textId="77777777" w:rsidR="00560255" w:rsidRDefault="00560255" w:rsidP="00996A96">
      <w:pPr>
        <w:ind w:firstLine="0"/>
        <w:rPr>
          <w:szCs w:val="24"/>
        </w:rPr>
      </w:pPr>
    </w:p>
    <w:p w14:paraId="14025C6C" w14:textId="77777777" w:rsidR="003D6E6D" w:rsidRDefault="00996A96" w:rsidP="0028330B">
      <w:pPr>
        <w:ind w:firstLine="0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14025CB9" wp14:editId="14025CBA">
            <wp:extent cx="5391150" cy="6896100"/>
            <wp:effectExtent l="0" t="0" r="0" b="0"/>
            <wp:docPr id="2" name="Imagem 2" descr="C:\Users\epipoca\Downloads\23825412_1459597517489927_1016310642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pipoca\Downloads\23825412_1459597517489927_1016310642_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C57B" w14:textId="77777777" w:rsidR="0028330B" w:rsidRDefault="0028330B">
      <w:pPr>
        <w:spacing w:after="160" w:line="259" w:lineRule="auto"/>
        <w:ind w:firstLine="0"/>
        <w:jc w:val="left"/>
        <w:rPr>
          <w:rFonts w:cs="Arial"/>
          <w:szCs w:val="24"/>
        </w:rPr>
      </w:pPr>
      <w:r>
        <w:rPr>
          <w:rFonts w:cs="Arial"/>
          <w:b/>
          <w:caps/>
          <w:szCs w:val="24"/>
        </w:rPr>
        <w:br w:type="page"/>
      </w:r>
    </w:p>
    <w:p w14:paraId="14025C72" w14:textId="77777777" w:rsidR="00996A96" w:rsidRDefault="00560255" w:rsidP="00560255">
      <w:pPr>
        <w:pStyle w:val="Ttulo2"/>
      </w:pPr>
      <w:bookmarkStart w:id="257" w:name="_Toc522018492"/>
      <w:r>
        <w:lastRenderedPageBreak/>
        <w:t>Cadastro de produtos</w:t>
      </w:r>
      <w:bookmarkEnd w:id="257"/>
    </w:p>
    <w:p w14:paraId="14025C73" w14:textId="77777777" w:rsidR="00560255" w:rsidRDefault="00560255" w:rsidP="001568F0">
      <w:pPr>
        <w:ind w:firstLine="708"/>
        <w:rPr>
          <w:rFonts w:cs="Arial"/>
          <w:szCs w:val="24"/>
        </w:rPr>
      </w:pPr>
    </w:p>
    <w:p w14:paraId="14025C74" w14:textId="77777777" w:rsidR="00996A96" w:rsidRDefault="00996A96" w:rsidP="0028330B">
      <w:pPr>
        <w:ind w:firstLine="0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14025CBB" wp14:editId="14025CBC">
            <wp:extent cx="5391150" cy="5314950"/>
            <wp:effectExtent l="0" t="0" r="0" b="0"/>
            <wp:docPr id="3" name="Imagem 3" descr="C:\Users\epipoca\Downloads\23798569_1459597520823260_302430142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pipoca\Downloads\23798569_1459597520823260_302430142_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5C7E" w14:textId="77777777" w:rsidR="00996A96" w:rsidRPr="00196D9C" w:rsidRDefault="0022002E" w:rsidP="00192690">
      <w:pPr>
        <w:pStyle w:val="Ttulo1"/>
        <w:numPr>
          <w:ilvl w:val="0"/>
          <w:numId w:val="0"/>
        </w:numPr>
        <w:ind w:left="432" w:hanging="432"/>
      </w:pPr>
      <w:ins w:id="258" w:author="Silvia Helena" w:date="2018-05-22T11:29:00Z">
        <w:r>
          <w:br w:type="page"/>
        </w:r>
      </w:ins>
      <w:bookmarkStart w:id="259" w:name="_Toc522018493"/>
      <w:r w:rsidR="008A2345" w:rsidRPr="00196D9C">
        <w:lastRenderedPageBreak/>
        <w:t>REFERÊNCIA</w:t>
      </w:r>
      <w:r w:rsidR="00996A96" w:rsidRPr="00196D9C">
        <w:t>S</w:t>
      </w:r>
      <w:bookmarkEnd w:id="259"/>
    </w:p>
    <w:p w14:paraId="14025C7F" w14:textId="77777777" w:rsidR="007F1B34" w:rsidRDefault="007F1B34" w:rsidP="00F32F55">
      <w:pPr>
        <w:rPr>
          <w:rFonts w:cs="Arial"/>
          <w:szCs w:val="24"/>
        </w:rPr>
      </w:pPr>
    </w:p>
    <w:p w14:paraId="14025C80" w14:textId="77777777" w:rsidR="002D792A" w:rsidRDefault="007F1B34" w:rsidP="00D514E4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S. L. PFLEEGER. </w:t>
      </w:r>
      <w:r w:rsidRPr="00C9586C">
        <w:rPr>
          <w:rFonts w:cs="Arial"/>
          <w:b/>
          <w:szCs w:val="24"/>
        </w:rPr>
        <w:t>Engenharia de Software</w:t>
      </w:r>
      <w:r>
        <w:rPr>
          <w:rFonts w:cs="Arial"/>
          <w:szCs w:val="24"/>
        </w:rPr>
        <w:t xml:space="preserve">: Teoria e prática. </w:t>
      </w:r>
      <w:r w:rsidRPr="007F1B34">
        <w:rPr>
          <w:rFonts w:cs="Arial"/>
          <w:szCs w:val="24"/>
        </w:rPr>
        <w:t xml:space="preserve">2ª Ed. São Paulo: Pearson </w:t>
      </w:r>
      <w:proofErr w:type="spellStart"/>
      <w:r w:rsidRPr="007F1B34">
        <w:rPr>
          <w:rFonts w:cs="Arial"/>
          <w:szCs w:val="24"/>
        </w:rPr>
        <w:t>Education</w:t>
      </w:r>
      <w:proofErr w:type="spellEnd"/>
      <w:r w:rsidRPr="007F1B34">
        <w:rPr>
          <w:rFonts w:cs="Arial"/>
          <w:szCs w:val="24"/>
        </w:rPr>
        <w:t xml:space="preserve"> do Brasil</w:t>
      </w:r>
      <w:r>
        <w:rPr>
          <w:rFonts w:cs="Arial"/>
          <w:szCs w:val="24"/>
        </w:rPr>
        <w:t>,</w:t>
      </w:r>
      <w:r w:rsidRPr="007F1B34">
        <w:rPr>
          <w:rFonts w:cs="Arial"/>
          <w:szCs w:val="24"/>
        </w:rPr>
        <w:t xml:space="preserve"> 2004.</w:t>
      </w:r>
    </w:p>
    <w:sectPr w:rsidR="002D792A" w:rsidSect="0028330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0AED99" w14:textId="77777777" w:rsidR="00463C4B" w:rsidRDefault="00463C4B" w:rsidP="00D9310A">
      <w:pPr>
        <w:spacing w:line="240" w:lineRule="auto"/>
      </w:pPr>
      <w:r>
        <w:separator/>
      </w:r>
    </w:p>
  </w:endnote>
  <w:endnote w:type="continuationSeparator" w:id="0">
    <w:p w14:paraId="3B38729C" w14:textId="77777777" w:rsidR="00463C4B" w:rsidRDefault="00463C4B" w:rsidP="00D9310A">
      <w:pPr>
        <w:spacing w:line="240" w:lineRule="auto"/>
      </w:pPr>
      <w:r>
        <w:continuationSeparator/>
      </w:r>
    </w:p>
  </w:endnote>
  <w:endnote w:type="continuationNotice" w:id="1">
    <w:p w14:paraId="0EAF264E" w14:textId="77777777" w:rsidR="00463C4B" w:rsidRDefault="00463C4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36B2DB" w14:textId="77777777" w:rsidR="00463C4B" w:rsidRDefault="00463C4B" w:rsidP="00D9310A">
      <w:pPr>
        <w:spacing w:line="240" w:lineRule="auto"/>
      </w:pPr>
      <w:r>
        <w:separator/>
      </w:r>
    </w:p>
  </w:footnote>
  <w:footnote w:type="continuationSeparator" w:id="0">
    <w:p w14:paraId="258034A2" w14:textId="77777777" w:rsidR="00463C4B" w:rsidRDefault="00463C4B" w:rsidP="00D9310A">
      <w:pPr>
        <w:spacing w:line="240" w:lineRule="auto"/>
      </w:pPr>
      <w:r>
        <w:continuationSeparator/>
      </w:r>
    </w:p>
  </w:footnote>
  <w:footnote w:type="continuationNotice" w:id="1">
    <w:p w14:paraId="5A26BD60" w14:textId="77777777" w:rsidR="00463C4B" w:rsidRDefault="00463C4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7620599"/>
      <w:docPartObj>
        <w:docPartGallery w:val="Page Numbers (Top of Page)"/>
        <w:docPartUnique/>
      </w:docPartObj>
    </w:sdtPr>
    <w:sdtEndPr/>
    <w:sdtContent>
      <w:p w14:paraId="14025CDE" w14:textId="77777777" w:rsidR="000C7F2E" w:rsidRDefault="000C7F2E">
        <w:pPr>
          <w:pStyle w:val="Cabealho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68492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4025CDD" w14:textId="77777777" w:rsidR="000C7F2E" w:rsidRDefault="000C7F2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33A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EF7AB9"/>
    <w:multiLevelType w:val="multilevel"/>
    <w:tmpl w:val="E7AC64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49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C7511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AE63EB"/>
    <w:multiLevelType w:val="multilevel"/>
    <w:tmpl w:val="62A24C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F585908"/>
    <w:multiLevelType w:val="multilevel"/>
    <w:tmpl w:val="C45A3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3448F1"/>
    <w:multiLevelType w:val="multilevel"/>
    <w:tmpl w:val="C0AC13E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"/>
      <w:lvlJc w:val="left"/>
      <w:pPr>
        <w:ind w:left="4320" w:hanging="1800"/>
      </w:pPr>
      <w:rPr>
        <w:rFonts w:hint="default"/>
      </w:rPr>
    </w:lvl>
    <w:lvl w:ilvl="8">
      <w:start w:val="1"/>
      <w:numFmt w:val="none"/>
      <w:lvlText w:val="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4595FB9"/>
    <w:multiLevelType w:val="hybridMultilevel"/>
    <w:tmpl w:val="11DA2676"/>
    <w:lvl w:ilvl="0" w:tplc="F7040CF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52FE2"/>
    <w:multiLevelType w:val="multilevel"/>
    <w:tmpl w:val="22E886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B2A4BD6"/>
    <w:multiLevelType w:val="multilevel"/>
    <w:tmpl w:val="8B885802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49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C0E7993"/>
    <w:multiLevelType w:val="multilevel"/>
    <w:tmpl w:val="07AA88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1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C0F2F05"/>
    <w:multiLevelType w:val="multilevel"/>
    <w:tmpl w:val="7B1C7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E3509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0547C3"/>
    <w:multiLevelType w:val="multilevel"/>
    <w:tmpl w:val="BB5437B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49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3" w15:restartNumberingAfterBreak="0">
    <w:nsid w:val="1F454A94"/>
    <w:multiLevelType w:val="multilevel"/>
    <w:tmpl w:val="04F47E5C"/>
    <w:lvl w:ilvl="0">
      <w:start w:val="1"/>
      <w:numFmt w:val="decimal"/>
      <w:lvlText w:val="%1."/>
      <w:lvlJc w:val="left"/>
      <w:pPr>
        <w:ind w:left="851" w:hanging="49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F9C4E0D"/>
    <w:multiLevelType w:val="multilevel"/>
    <w:tmpl w:val="9DCAE73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8.%2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8.4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8.4.1.%4"/>
      <w:lvlJc w:val="left"/>
      <w:pPr>
        <w:ind w:left="1701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21085BF8"/>
    <w:multiLevelType w:val="multilevel"/>
    <w:tmpl w:val="0540C0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1464561"/>
    <w:multiLevelType w:val="multilevel"/>
    <w:tmpl w:val="74F42FB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1134" w:hanging="774"/>
      </w:pPr>
      <w:rPr>
        <w:rFonts w:hint="default"/>
      </w:rPr>
    </w:lvl>
    <w:lvl w:ilvl="2">
      <w:start w:val="7"/>
      <w:numFmt w:val="decimal"/>
      <w:lvlText w:val="8.1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8.1.4.%4"/>
      <w:lvlJc w:val="left"/>
      <w:pPr>
        <w:ind w:left="1418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2A036E9C"/>
    <w:multiLevelType w:val="multilevel"/>
    <w:tmpl w:val="E344373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851" w:hanging="491"/>
      </w:pPr>
      <w:rPr>
        <w:rFonts w:hint="default"/>
      </w:rPr>
    </w:lvl>
    <w:lvl w:ilvl="2">
      <w:start w:val="5"/>
      <w:numFmt w:val="decimal"/>
      <w:lvlText w:val="8.1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8.1.4.%4"/>
      <w:lvlJc w:val="left"/>
      <w:pPr>
        <w:ind w:left="1418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2D3511C7"/>
    <w:multiLevelType w:val="multilevel"/>
    <w:tmpl w:val="728AB8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30B265F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0F31233"/>
    <w:multiLevelType w:val="hybridMultilevel"/>
    <w:tmpl w:val="424E0A42"/>
    <w:lvl w:ilvl="0" w:tplc="7408E26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795BA5"/>
    <w:multiLevelType w:val="hybridMultilevel"/>
    <w:tmpl w:val="B9FA5280"/>
    <w:lvl w:ilvl="0" w:tplc="F7040CF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7FEABBD6">
      <w:start w:val="1"/>
      <w:numFmt w:val="decimal"/>
      <w:lvlText w:val="7.2.%2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B561B"/>
    <w:multiLevelType w:val="multilevel"/>
    <w:tmpl w:val="31E68D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9761733"/>
    <w:multiLevelType w:val="multilevel"/>
    <w:tmpl w:val="EC82D018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40DE4DC3"/>
    <w:multiLevelType w:val="multilevel"/>
    <w:tmpl w:val="9ED62A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C4A74A0"/>
    <w:multiLevelType w:val="multilevel"/>
    <w:tmpl w:val="356E0C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91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E88740B"/>
    <w:multiLevelType w:val="hybridMultilevel"/>
    <w:tmpl w:val="528E73DC"/>
    <w:lvl w:ilvl="0" w:tplc="F7040CF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F76A12"/>
    <w:multiLevelType w:val="multilevel"/>
    <w:tmpl w:val="E344373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851" w:hanging="491"/>
      </w:pPr>
      <w:rPr>
        <w:rFonts w:hint="default"/>
      </w:rPr>
    </w:lvl>
    <w:lvl w:ilvl="2">
      <w:start w:val="5"/>
      <w:numFmt w:val="decimal"/>
      <w:lvlText w:val="8.1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8.1.4.%4"/>
      <w:lvlJc w:val="left"/>
      <w:pPr>
        <w:ind w:left="1418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5319322B"/>
    <w:multiLevelType w:val="multilevel"/>
    <w:tmpl w:val="B3CE7BE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0.%2"/>
      <w:lvlJc w:val="left"/>
      <w:pPr>
        <w:ind w:left="851" w:hanging="494"/>
      </w:pPr>
      <w:rPr>
        <w:rFonts w:hint="default"/>
      </w:rPr>
    </w:lvl>
    <w:lvl w:ilvl="2">
      <w:start w:val="9"/>
      <w:numFmt w:val="decimal"/>
      <w:lvlText w:val="10.1.%3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 w15:restartNumberingAfterBreak="0">
    <w:nsid w:val="545F03A5"/>
    <w:multiLevelType w:val="multilevel"/>
    <w:tmpl w:val="1602BC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55987172"/>
    <w:multiLevelType w:val="multilevel"/>
    <w:tmpl w:val="A59A8BB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8.%2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8.4.%3"/>
      <w:lvlJc w:val="left"/>
      <w:pPr>
        <w:ind w:left="1134" w:firstLine="0"/>
      </w:pPr>
      <w:rPr>
        <w:rFonts w:hint="default"/>
        <w:color w:val="auto"/>
      </w:rPr>
    </w:lvl>
    <w:lvl w:ilvl="3">
      <w:start w:val="7"/>
      <w:numFmt w:val="decimal"/>
      <w:lvlText w:val="8.4.1.%4"/>
      <w:lvlJc w:val="left"/>
      <w:pPr>
        <w:ind w:left="1418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5763334B"/>
    <w:multiLevelType w:val="multilevel"/>
    <w:tmpl w:val="26FE431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851" w:hanging="491"/>
      </w:pPr>
      <w:rPr>
        <w:rFonts w:hint="default"/>
      </w:rPr>
    </w:lvl>
    <w:lvl w:ilvl="2">
      <w:start w:val="7"/>
      <w:numFmt w:val="decimal"/>
      <w:lvlText w:val="8.1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59013273"/>
    <w:multiLevelType w:val="multilevel"/>
    <w:tmpl w:val="EC8E8ED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9.%2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9.2.%3"/>
      <w:lvlJc w:val="left"/>
      <w:pPr>
        <w:ind w:left="1134" w:firstLine="0"/>
      </w:pPr>
      <w:rPr>
        <w:rFonts w:hint="default"/>
      </w:rPr>
    </w:lvl>
    <w:lvl w:ilvl="3">
      <w:start w:val="8"/>
      <w:numFmt w:val="decimal"/>
      <w:lvlText w:val="9.2.6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5DC50BF0"/>
    <w:multiLevelType w:val="multilevel"/>
    <w:tmpl w:val="7DE2AB8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124006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50D7955"/>
    <w:multiLevelType w:val="multilevel"/>
    <w:tmpl w:val="3702BB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657E68E6"/>
    <w:multiLevelType w:val="multilevel"/>
    <w:tmpl w:val="910C0A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5A95326"/>
    <w:multiLevelType w:val="multilevel"/>
    <w:tmpl w:val="852445BC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0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10.1.%3"/>
      <w:lvlJc w:val="left"/>
      <w:pPr>
        <w:ind w:left="1701" w:hanging="26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8" w15:restartNumberingAfterBreak="0">
    <w:nsid w:val="66C7298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75C11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8263A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DCD10D2"/>
    <w:multiLevelType w:val="multilevel"/>
    <w:tmpl w:val="8C307F5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8.1.%3"/>
      <w:lvlJc w:val="left"/>
      <w:pPr>
        <w:ind w:left="1134" w:firstLine="0"/>
      </w:pPr>
      <w:rPr>
        <w:rFonts w:hint="default"/>
        <w:color w:val="auto"/>
      </w:rPr>
    </w:lvl>
    <w:lvl w:ilvl="3">
      <w:start w:val="7"/>
      <w:numFmt w:val="decimal"/>
      <w:lvlText w:val="8.1.4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7A8A4790"/>
    <w:multiLevelType w:val="multilevel"/>
    <w:tmpl w:val="674C3DF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01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FBC2F62"/>
    <w:multiLevelType w:val="multilevel"/>
    <w:tmpl w:val="FD6A92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3"/>
  </w:num>
  <w:num w:numId="2">
    <w:abstractNumId w:val="7"/>
  </w:num>
  <w:num w:numId="3">
    <w:abstractNumId w:val="29"/>
  </w:num>
  <w:num w:numId="4">
    <w:abstractNumId w:val="12"/>
  </w:num>
  <w:num w:numId="5">
    <w:abstractNumId w:val="42"/>
  </w:num>
  <w:num w:numId="6">
    <w:abstractNumId w:val="1"/>
  </w:num>
  <w:num w:numId="7">
    <w:abstractNumId w:val="28"/>
  </w:num>
  <w:num w:numId="8">
    <w:abstractNumId w:val="8"/>
  </w:num>
  <w:num w:numId="9">
    <w:abstractNumId w:val="18"/>
  </w:num>
  <w:num w:numId="10">
    <w:abstractNumId w:val="20"/>
  </w:num>
  <w:num w:numId="11">
    <w:abstractNumId w:val="23"/>
  </w:num>
  <w:num w:numId="12">
    <w:abstractNumId w:val="29"/>
    <w:lvlOverride w:ilvl="0">
      <w:lvl w:ilvl="0">
        <w:start w:val="2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851" w:hanging="491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134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1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6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2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680" w:hanging="1800"/>
        </w:pPr>
        <w:rPr>
          <w:rFonts w:hint="default"/>
        </w:rPr>
      </w:lvl>
    </w:lvlOverride>
  </w:num>
  <w:num w:numId="13">
    <w:abstractNumId w:val="21"/>
  </w:num>
  <w:num w:numId="14">
    <w:abstractNumId w:val="31"/>
  </w:num>
  <w:num w:numId="15">
    <w:abstractNumId w:val="41"/>
  </w:num>
  <w:num w:numId="16">
    <w:abstractNumId w:val="16"/>
  </w:num>
  <w:num w:numId="17">
    <w:abstractNumId w:val="30"/>
  </w:num>
  <w:num w:numId="18">
    <w:abstractNumId w:val="14"/>
  </w:num>
  <w:num w:numId="19">
    <w:abstractNumId w:val="17"/>
  </w:num>
  <w:num w:numId="20">
    <w:abstractNumId w:val="32"/>
  </w:num>
  <w:num w:numId="21">
    <w:abstractNumId w:val="37"/>
  </w:num>
  <w:num w:numId="22">
    <w:abstractNumId w:val="5"/>
  </w:num>
  <w:num w:numId="23">
    <w:abstractNumId w:val="6"/>
  </w:num>
  <w:num w:numId="24">
    <w:abstractNumId w:val="26"/>
  </w:num>
  <w:num w:numId="25">
    <w:abstractNumId w:val="2"/>
  </w:num>
  <w:num w:numId="26">
    <w:abstractNumId w:val="22"/>
  </w:num>
  <w:num w:numId="27">
    <w:abstractNumId w:val="40"/>
  </w:num>
  <w:num w:numId="28">
    <w:abstractNumId w:val="38"/>
  </w:num>
  <w:num w:numId="29">
    <w:abstractNumId w:val="0"/>
  </w:num>
  <w:num w:numId="30">
    <w:abstractNumId w:val="34"/>
  </w:num>
  <w:num w:numId="31">
    <w:abstractNumId w:val="4"/>
  </w:num>
  <w:num w:numId="32">
    <w:abstractNumId w:val="35"/>
  </w:num>
  <w:num w:numId="33">
    <w:abstractNumId w:val="36"/>
  </w:num>
  <w:num w:numId="34">
    <w:abstractNumId w:val="15"/>
  </w:num>
  <w:num w:numId="35">
    <w:abstractNumId w:val="10"/>
  </w:num>
  <w:num w:numId="36">
    <w:abstractNumId w:val="3"/>
  </w:num>
  <w:num w:numId="37">
    <w:abstractNumId w:val="43"/>
  </w:num>
  <w:num w:numId="38">
    <w:abstractNumId w:val="19"/>
  </w:num>
  <w:num w:numId="39">
    <w:abstractNumId w:val="25"/>
  </w:num>
  <w:num w:numId="40">
    <w:abstractNumId w:val="27"/>
  </w:num>
  <w:num w:numId="41">
    <w:abstractNumId w:val="13"/>
  </w:num>
  <w:num w:numId="42">
    <w:abstractNumId w:val="9"/>
  </w:num>
  <w:num w:numId="43">
    <w:abstractNumId w:val="39"/>
  </w:num>
  <w:num w:numId="44">
    <w:abstractNumId w:val="24"/>
  </w:num>
  <w:num w:numId="45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09B"/>
    <w:rsid w:val="0000066C"/>
    <w:rsid w:val="00000800"/>
    <w:rsid w:val="000025E7"/>
    <w:rsid w:val="000034C6"/>
    <w:rsid w:val="00003D75"/>
    <w:rsid w:val="000104E6"/>
    <w:rsid w:val="0001105F"/>
    <w:rsid w:val="000127CC"/>
    <w:rsid w:val="000137C5"/>
    <w:rsid w:val="00015A4D"/>
    <w:rsid w:val="000218BF"/>
    <w:rsid w:val="000220E1"/>
    <w:rsid w:val="00023C45"/>
    <w:rsid w:val="00024677"/>
    <w:rsid w:val="00024AB3"/>
    <w:rsid w:val="0003063C"/>
    <w:rsid w:val="000309F6"/>
    <w:rsid w:val="0003125A"/>
    <w:rsid w:val="00031479"/>
    <w:rsid w:val="0003227D"/>
    <w:rsid w:val="000349CE"/>
    <w:rsid w:val="0003623C"/>
    <w:rsid w:val="000471D8"/>
    <w:rsid w:val="00050943"/>
    <w:rsid w:val="00050CAE"/>
    <w:rsid w:val="00053C45"/>
    <w:rsid w:val="0005564F"/>
    <w:rsid w:val="00056252"/>
    <w:rsid w:val="000601B0"/>
    <w:rsid w:val="00064627"/>
    <w:rsid w:val="00067E9C"/>
    <w:rsid w:val="00067F7A"/>
    <w:rsid w:val="00072007"/>
    <w:rsid w:val="000762CE"/>
    <w:rsid w:val="00077202"/>
    <w:rsid w:val="000805A5"/>
    <w:rsid w:val="00084640"/>
    <w:rsid w:val="00085850"/>
    <w:rsid w:val="00087B0F"/>
    <w:rsid w:val="000908C1"/>
    <w:rsid w:val="00090B26"/>
    <w:rsid w:val="00091EDC"/>
    <w:rsid w:val="00093076"/>
    <w:rsid w:val="00093285"/>
    <w:rsid w:val="00096115"/>
    <w:rsid w:val="00096D4F"/>
    <w:rsid w:val="000A1948"/>
    <w:rsid w:val="000A237C"/>
    <w:rsid w:val="000A2760"/>
    <w:rsid w:val="000A3011"/>
    <w:rsid w:val="000A4271"/>
    <w:rsid w:val="000A46BC"/>
    <w:rsid w:val="000B0D18"/>
    <w:rsid w:val="000B1C15"/>
    <w:rsid w:val="000B1E6D"/>
    <w:rsid w:val="000B3511"/>
    <w:rsid w:val="000B3DF3"/>
    <w:rsid w:val="000B3DFA"/>
    <w:rsid w:val="000B4FD4"/>
    <w:rsid w:val="000C4C23"/>
    <w:rsid w:val="000C5FCF"/>
    <w:rsid w:val="000C6667"/>
    <w:rsid w:val="000C7F2E"/>
    <w:rsid w:val="000D04B3"/>
    <w:rsid w:val="000D10FC"/>
    <w:rsid w:val="000D3077"/>
    <w:rsid w:val="000E300B"/>
    <w:rsid w:val="000E306B"/>
    <w:rsid w:val="000E3C8B"/>
    <w:rsid w:val="000E60AD"/>
    <w:rsid w:val="000E7ABE"/>
    <w:rsid w:val="000F3ABA"/>
    <w:rsid w:val="000F5C4E"/>
    <w:rsid w:val="000F5C7A"/>
    <w:rsid w:val="000F629F"/>
    <w:rsid w:val="000F7EAB"/>
    <w:rsid w:val="00100373"/>
    <w:rsid w:val="00105ED4"/>
    <w:rsid w:val="00107E0C"/>
    <w:rsid w:val="00110FFD"/>
    <w:rsid w:val="001124EA"/>
    <w:rsid w:val="00113C3B"/>
    <w:rsid w:val="00113F19"/>
    <w:rsid w:val="001143EB"/>
    <w:rsid w:val="00114B10"/>
    <w:rsid w:val="001168D6"/>
    <w:rsid w:val="00116980"/>
    <w:rsid w:val="001200C8"/>
    <w:rsid w:val="001216A2"/>
    <w:rsid w:val="00121AE8"/>
    <w:rsid w:val="001231C5"/>
    <w:rsid w:val="00123223"/>
    <w:rsid w:val="00125505"/>
    <w:rsid w:val="001276A5"/>
    <w:rsid w:val="00130699"/>
    <w:rsid w:val="00131348"/>
    <w:rsid w:val="0013189B"/>
    <w:rsid w:val="0013200C"/>
    <w:rsid w:val="0013237B"/>
    <w:rsid w:val="001323B7"/>
    <w:rsid w:val="00136FFA"/>
    <w:rsid w:val="00140F7C"/>
    <w:rsid w:val="001423CB"/>
    <w:rsid w:val="001426E7"/>
    <w:rsid w:val="001450BA"/>
    <w:rsid w:val="00146AC4"/>
    <w:rsid w:val="0014737A"/>
    <w:rsid w:val="001552C9"/>
    <w:rsid w:val="00155B3C"/>
    <w:rsid w:val="0015642B"/>
    <w:rsid w:val="00156787"/>
    <w:rsid w:val="001568F0"/>
    <w:rsid w:val="00157926"/>
    <w:rsid w:val="0016209C"/>
    <w:rsid w:val="001625EB"/>
    <w:rsid w:val="00164D7F"/>
    <w:rsid w:val="0016709E"/>
    <w:rsid w:val="001706C8"/>
    <w:rsid w:val="00171F53"/>
    <w:rsid w:val="00173595"/>
    <w:rsid w:val="00173607"/>
    <w:rsid w:val="00174FE8"/>
    <w:rsid w:val="00177D35"/>
    <w:rsid w:val="00181A93"/>
    <w:rsid w:val="0018318E"/>
    <w:rsid w:val="00184496"/>
    <w:rsid w:val="001851E3"/>
    <w:rsid w:val="001854EA"/>
    <w:rsid w:val="0018613E"/>
    <w:rsid w:val="001865B3"/>
    <w:rsid w:val="00187144"/>
    <w:rsid w:val="001907A7"/>
    <w:rsid w:val="0019219A"/>
    <w:rsid w:val="00192690"/>
    <w:rsid w:val="00195C06"/>
    <w:rsid w:val="001967A6"/>
    <w:rsid w:val="00196D9C"/>
    <w:rsid w:val="00197164"/>
    <w:rsid w:val="001973F5"/>
    <w:rsid w:val="001A1219"/>
    <w:rsid w:val="001A146E"/>
    <w:rsid w:val="001A23F5"/>
    <w:rsid w:val="001A36BA"/>
    <w:rsid w:val="001A3E06"/>
    <w:rsid w:val="001A4F90"/>
    <w:rsid w:val="001B2064"/>
    <w:rsid w:val="001B2426"/>
    <w:rsid w:val="001B25C0"/>
    <w:rsid w:val="001B3009"/>
    <w:rsid w:val="001B3B4A"/>
    <w:rsid w:val="001B72E0"/>
    <w:rsid w:val="001C3FCB"/>
    <w:rsid w:val="001C4E4B"/>
    <w:rsid w:val="001C56C0"/>
    <w:rsid w:val="001D1898"/>
    <w:rsid w:val="001D43B1"/>
    <w:rsid w:val="001D50AF"/>
    <w:rsid w:val="001D6F2A"/>
    <w:rsid w:val="001D7309"/>
    <w:rsid w:val="001E07E5"/>
    <w:rsid w:val="001E4723"/>
    <w:rsid w:val="001E5202"/>
    <w:rsid w:val="001E56A3"/>
    <w:rsid w:val="001E56AF"/>
    <w:rsid w:val="001E62E0"/>
    <w:rsid w:val="001E7703"/>
    <w:rsid w:val="001F4D65"/>
    <w:rsid w:val="002015E0"/>
    <w:rsid w:val="002016C6"/>
    <w:rsid w:val="002022C1"/>
    <w:rsid w:val="00202BDB"/>
    <w:rsid w:val="002037F5"/>
    <w:rsid w:val="0020539E"/>
    <w:rsid w:val="00207CCB"/>
    <w:rsid w:val="00210BD6"/>
    <w:rsid w:val="00212494"/>
    <w:rsid w:val="002147F0"/>
    <w:rsid w:val="002149D7"/>
    <w:rsid w:val="00215AB8"/>
    <w:rsid w:val="00216911"/>
    <w:rsid w:val="0022002E"/>
    <w:rsid w:val="00220C5C"/>
    <w:rsid w:val="00220F26"/>
    <w:rsid w:val="0022248C"/>
    <w:rsid w:val="002246F0"/>
    <w:rsid w:val="00226EF6"/>
    <w:rsid w:val="00233AC4"/>
    <w:rsid w:val="0023606A"/>
    <w:rsid w:val="00237E5C"/>
    <w:rsid w:val="002438C1"/>
    <w:rsid w:val="00243F35"/>
    <w:rsid w:val="0024534E"/>
    <w:rsid w:val="00245D02"/>
    <w:rsid w:val="00245D6C"/>
    <w:rsid w:val="0024605C"/>
    <w:rsid w:val="00250BC7"/>
    <w:rsid w:val="0025247A"/>
    <w:rsid w:val="00253220"/>
    <w:rsid w:val="002549EE"/>
    <w:rsid w:val="00254E40"/>
    <w:rsid w:val="002555EB"/>
    <w:rsid w:val="00255F74"/>
    <w:rsid w:val="00256E84"/>
    <w:rsid w:val="00260020"/>
    <w:rsid w:val="00260320"/>
    <w:rsid w:val="0026070E"/>
    <w:rsid w:val="00261AD3"/>
    <w:rsid w:val="00263BFD"/>
    <w:rsid w:val="00264795"/>
    <w:rsid w:val="00264A15"/>
    <w:rsid w:val="00267A94"/>
    <w:rsid w:val="0027003E"/>
    <w:rsid w:val="002709F9"/>
    <w:rsid w:val="00271ABF"/>
    <w:rsid w:val="00273CE3"/>
    <w:rsid w:val="00274CC6"/>
    <w:rsid w:val="00280FCD"/>
    <w:rsid w:val="00281D64"/>
    <w:rsid w:val="002823A4"/>
    <w:rsid w:val="00282AFC"/>
    <w:rsid w:val="0028330B"/>
    <w:rsid w:val="00285091"/>
    <w:rsid w:val="00291B55"/>
    <w:rsid w:val="00291CAF"/>
    <w:rsid w:val="002945D7"/>
    <w:rsid w:val="002A0801"/>
    <w:rsid w:val="002A296F"/>
    <w:rsid w:val="002A2A17"/>
    <w:rsid w:val="002A368A"/>
    <w:rsid w:val="002A5635"/>
    <w:rsid w:val="002B0E08"/>
    <w:rsid w:val="002B1D91"/>
    <w:rsid w:val="002B4DD7"/>
    <w:rsid w:val="002B79E9"/>
    <w:rsid w:val="002C1AA9"/>
    <w:rsid w:val="002C242A"/>
    <w:rsid w:val="002C33D2"/>
    <w:rsid w:val="002C417F"/>
    <w:rsid w:val="002C7854"/>
    <w:rsid w:val="002D1ACC"/>
    <w:rsid w:val="002D2DF0"/>
    <w:rsid w:val="002D36DC"/>
    <w:rsid w:val="002D3B7E"/>
    <w:rsid w:val="002D40B2"/>
    <w:rsid w:val="002D792A"/>
    <w:rsid w:val="002E186B"/>
    <w:rsid w:val="002E18D9"/>
    <w:rsid w:val="002E2FEF"/>
    <w:rsid w:val="002E3B77"/>
    <w:rsid w:val="002E4013"/>
    <w:rsid w:val="002E6062"/>
    <w:rsid w:val="002E622C"/>
    <w:rsid w:val="002E7F28"/>
    <w:rsid w:val="002F16B3"/>
    <w:rsid w:val="002F1B61"/>
    <w:rsid w:val="002F3AB9"/>
    <w:rsid w:val="002F4BE1"/>
    <w:rsid w:val="00301424"/>
    <w:rsid w:val="00301E89"/>
    <w:rsid w:val="00304C7A"/>
    <w:rsid w:val="003063ED"/>
    <w:rsid w:val="00306D2F"/>
    <w:rsid w:val="00307983"/>
    <w:rsid w:val="0031071A"/>
    <w:rsid w:val="00310C7A"/>
    <w:rsid w:val="0031170A"/>
    <w:rsid w:val="0031177C"/>
    <w:rsid w:val="00312B7A"/>
    <w:rsid w:val="00317A2C"/>
    <w:rsid w:val="0032139E"/>
    <w:rsid w:val="00323734"/>
    <w:rsid w:val="00324356"/>
    <w:rsid w:val="003253B3"/>
    <w:rsid w:val="00326A50"/>
    <w:rsid w:val="003279FF"/>
    <w:rsid w:val="003301D4"/>
    <w:rsid w:val="00330D85"/>
    <w:rsid w:val="003310CB"/>
    <w:rsid w:val="00331D4E"/>
    <w:rsid w:val="00331E39"/>
    <w:rsid w:val="003326DE"/>
    <w:rsid w:val="00332C8C"/>
    <w:rsid w:val="003330AE"/>
    <w:rsid w:val="00333914"/>
    <w:rsid w:val="003363CC"/>
    <w:rsid w:val="00336ECD"/>
    <w:rsid w:val="003415DA"/>
    <w:rsid w:val="00342953"/>
    <w:rsid w:val="0034503B"/>
    <w:rsid w:val="00345316"/>
    <w:rsid w:val="003456D2"/>
    <w:rsid w:val="0035123B"/>
    <w:rsid w:val="00353E26"/>
    <w:rsid w:val="00355589"/>
    <w:rsid w:val="00355E21"/>
    <w:rsid w:val="00356B77"/>
    <w:rsid w:val="00357923"/>
    <w:rsid w:val="003603F7"/>
    <w:rsid w:val="0036131C"/>
    <w:rsid w:val="00361D6B"/>
    <w:rsid w:val="00371A76"/>
    <w:rsid w:val="00373253"/>
    <w:rsid w:val="00373AB1"/>
    <w:rsid w:val="003758E7"/>
    <w:rsid w:val="00377D1E"/>
    <w:rsid w:val="00377F0A"/>
    <w:rsid w:val="00377F4C"/>
    <w:rsid w:val="00380838"/>
    <w:rsid w:val="00383577"/>
    <w:rsid w:val="00383A03"/>
    <w:rsid w:val="00384DD7"/>
    <w:rsid w:val="00386DA2"/>
    <w:rsid w:val="00390321"/>
    <w:rsid w:val="00390F27"/>
    <w:rsid w:val="00392607"/>
    <w:rsid w:val="00396752"/>
    <w:rsid w:val="00396E5F"/>
    <w:rsid w:val="0039765A"/>
    <w:rsid w:val="003A0A1C"/>
    <w:rsid w:val="003A15B5"/>
    <w:rsid w:val="003A3691"/>
    <w:rsid w:val="003A3FA8"/>
    <w:rsid w:val="003A41B7"/>
    <w:rsid w:val="003A41E1"/>
    <w:rsid w:val="003A6FC6"/>
    <w:rsid w:val="003B14C1"/>
    <w:rsid w:val="003B359A"/>
    <w:rsid w:val="003B7130"/>
    <w:rsid w:val="003B7D15"/>
    <w:rsid w:val="003C5644"/>
    <w:rsid w:val="003C69CF"/>
    <w:rsid w:val="003C7A8D"/>
    <w:rsid w:val="003D4246"/>
    <w:rsid w:val="003D6858"/>
    <w:rsid w:val="003D6E6D"/>
    <w:rsid w:val="003E109F"/>
    <w:rsid w:val="003F38D6"/>
    <w:rsid w:val="003F4886"/>
    <w:rsid w:val="003F58AA"/>
    <w:rsid w:val="003F610D"/>
    <w:rsid w:val="003F71AD"/>
    <w:rsid w:val="003F7EBF"/>
    <w:rsid w:val="00404CCA"/>
    <w:rsid w:val="004055C3"/>
    <w:rsid w:val="00407276"/>
    <w:rsid w:val="0041056E"/>
    <w:rsid w:val="00411A2C"/>
    <w:rsid w:val="00411C11"/>
    <w:rsid w:val="004131E0"/>
    <w:rsid w:val="00416470"/>
    <w:rsid w:val="00417EBF"/>
    <w:rsid w:val="004235F6"/>
    <w:rsid w:val="00425A6D"/>
    <w:rsid w:val="004316E7"/>
    <w:rsid w:val="0043233A"/>
    <w:rsid w:val="00432C52"/>
    <w:rsid w:val="0043320F"/>
    <w:rsid w:val="00436850"/>
    <w:rsid w:val="004408FC"/>
    <w:rsid w:val="00440FA8"/>
    <w:rsid w:val="00444DA1"/>
    <w:rsid w:val="00445B4F"/>
    <w:rsid w:val="00446435"/>
    <w:rsid w:val="00447971"/>
    <w:rsid w:val="00450122"/>
    <w:rsid w:val="00450185"/>
    <w:rsid w:val="00451E68"/>
    <w:rsid w:val="0045360E"/>
    <w:rsid w:val="004556A5"/>
    <w:rsid w:val="00461BD1"/>
    <w:rsid w:val="00462EA6"/>
    <w:rsid w:val="00463C4B"/>
    <w:rsid w:val="004661C5"/>
    <w:rsid w:val="00466FE5"/>
    <w:rsid w:val="00470FBD"/>
    <w:rsid w:val="0047158F"/>
    <w:rsid w:val="00471D1C"/>
    <w:rsid w:val="004720C4"/>
    <w:rsid w:val="00472ADE"/>
    <w:rsid w:val="0047318B"/>
    <w:rsid w:val="004733B3"/>
    <w:rsid w:val="004737D9"/>
    <w:rsid w:val="00475E00"/>
    <w:rsid w:val="004769C8"/>
    <w:rsid w:val="00477C68"/>
    <w:rsid w:val="00482589"/>
    <w:rsid w:val="00484940"/>
    <w:rsid w:val="0048608D"/>
    <w:rsid w:val="00486A13"/>
    <w:rsid w:val="00487785"/>
    <w:rsid w:val="004877AB"/>
    <w:rsid w:val="00487B67"/>
    <w:rsid w:val="00487B69"/>
    <w:rsid w:val="00492AEE"/>
    <w:rsid w:val="00494952"/>
    <w:rsid w:val="00496F88"/>
    <w:rsid w:val="00497259"/>
    <w:rsid w:val="00497364"/>
    <w:rsid w:val="004A054E"/>
    <w:rsid w:val="004A0E11"/>
    <w:rsid w:val="004A47EE"/>
    <w:rsid w:val="004A4A06"/>
    <w:rsid w:val="004A57E1"/>
    <w:rsid w:val="004A704C"/>
    <w:rsid w:val="004A7688"/>
    <w:rsid w:val="004B0DB4"/>
    <w:rsid w:val="004B5208"/>
    <w:rsid w:val="004C17F7"/>
    <w:rsid w:val="004C20B4"/>
    <w:rsid w:val="004C46E6"/>
    <w:rsid w:val="004C4715"/>
    <w:rsid w:val="004C4A27"/>
    <w:rsid w:val="004C6C53"/>
    <w:rsid w:val="004C7D2D"/>
    <w:rsid w:val="004D0AEF"/>
    <w:rsid w:val="004D4D8E"/>
    <w:rsid w:val="004D5991"/>
    <w:rsid w:val="004D7BA2"/>
    <w:rsid w:val="004E0A20"/>
    <w:rsid w:val="004E1595"/>
    <w:rsid w:val="004E2248"/>
    <w:rsid w:val="004E252E"/>
    <w:rsid w:val="004E25EB"/>
    <w:rsid w:val="004E2E92"/>
    <w:rsid w:val="004E4383"/>
    <w:rsid w:val="004E7BA1"/>
    <w:rsid w:val="004E7D46"/>
    <w:rsid w:val="004F113E"/>
    <w:rsid w:val="004F3523"/>
    <w:rsid w:val="004F3B0A"/>
    <w:rsid w:val="00501793"/>
    <w:rsid w:val="0050232D"/>
    <w:rsid w:val="00502958"/>
    <w:rsid w:val="00502F62"/>
    <w:rsid w:val="00503BCB"/>
    <w:rsid w:val="00507C1E"/>
    <w:rsid w:val="00511523"/>
    <w:rsid w:val="00512401"/>
    <w:rsid w:val="00513560"/>
    <w:rsid w:val="00513A75"/>
    <w:rsid w:val="005140A3"/>
    <w:rsid w:val="00515519"/>
    <w:rsid w:val="0051673F"/>
    <w:rsid w:val="00517656"/>
    <w:rsid w:val="00524D0C"/>
    <w:rsid w:val="0052573F"/>
    <w:rsid w:val="00526105"/>
    <w:rsid w:val="00526517"/>
    <w:rsid w:val="005304A7"/>
    <w:rsid w:val="00531ADF"/>
    <w:rsid w:val="00531C20"/>
    <w:rsid w:val="005323F1"/>
    <w:rsid w:val="005353DD"/>
    <w:rsid w:val="00536109"/>
    <w:rsid w:val="00537838"/>
    <w:rsid w:val="005446E3"/>
    <w:rsid w:val="005447DE"/>
    <w:rsid w:val="00545892"/>
    <w:rsid w:val="005509FD"/>
    <w:rsid w:val="00552E25"/>
    <w:rsid w:val="00554FCC"/>
    <w:rsid w:val="00555B0A"/>
    <w:rsid w:val="00560255"/>
    <w:rsid w:val="0056429E"/>
    <w:rsid w:val="00564C7A"/>
    <w:rsid w:val="0057205C"/>
    <w:rsid w:val="00573D5E"/>
    <w:rsid w:val="005800DF"/>
    <w:rsid w:val="00580C23"/>
    <w:rsid w:val="00582331"/>
    <w:rsid w:val="0058296E"/>
    <w:rsid w:val="005851B4"/>
    <w:rsid w:val="00590D78"/>
    <w:rsid w:val="00591FB5"/>
    <w:rsid w:val="00592C1B"/>
    <w:rsid w:val="00594484"/>
    <w:rsid w:val="00595383"/>
    <w:rsid w:val="005963B3"/>
    <w:rsid w:val="005977F5"/>
    <w:rsid w:val="00597C55"/>
    <w:rsid w:val="00597E2C"/>
    <w:rsid w:val="005A57E9"/>
    <w:rsid w:val="005A65D6"/>
    <w:rsid w:val="005A7868"/>
    <w:rsid w:val="005B14FC"/>
    <w:rsid w:val="005B1ADC"/>
    <w:rsid w:val="005B1D59"/>
    <w:rsid w:val="005B22F5"/>
    <w:rsid w:val="005B341D"/>
    <w:rsid w:val="005B3DB6"/>
    <w:rsid w:val="005B4303"/>
    <w:rsid w:val="005B4CF0"/>
    <w:rsid w:val="005B6FA2"/>
    <w:rsid w:val="005B7809"/>
    <w:rsid w:val="005B7BDC"/>
    <w:rsid w:val="005B7C10"/>
    <w:rsid w:val="005C1E58"/>
    <w:rsid w:val="005C26EF"/>
    <w:rsid w:val="005C2CDB"/>
    <w:rsid w:val="005C388D"/>
    <w:rsid w:val="005C3F9D"/>
    <w:rsid w:val="005C4DE3"/>
    <w:rsid w:val="005C5F19"/>
    <w:rsid w:val="005C63F5"/>
    <w:rsid w:val="005D0BCB"/>
    <w:rsid w:val="005D245B"/>
    <w:rsid w:val="005D3B46"/>
    <w:rsid w:val="005D4BD7"/>
    <w:rsid w:val="005D57D0"/>
    <w:rsid w:val="005D5D64"/>
    <w:rsid w:val="005D64A6"/>
    <w:rsid w:val="005E1618"/>
    <w:rsid w:val="005E1D8C"/>
    <w:rsid w:val="005E21C0"/>
    <w:rsid w:val="005E23FA"/>
    <w:rsid w:val="005E3ED5"/>
    <w:rsid w:val="005E42CE"/>
    <w:rsid w:val="005E51A2"/>
    <w:rsid w:val="005F0861"/>
    <w:rsid w:val="005F2787"/>
    <w:rsid w:val="005F332D"/>
    <w:rsid w:val="005F4384"/>
    <w:rsid w:val="00602936"/>
    <w:rsid w:val="00604118"/>
    <w:rsid w:val="006043F3"/>
    <w:rsid w:val="0060582D"/>
    <w:rsid w:val="00605A20"/>
    <w:rsid w:val="006069EA"/>
    <w:rsid w:val="00612036"/>
    <w:rsid w:val="00612370"/>
    <w:rsid w:val="00613709"/>
    <w:rsid w:val="00613DCD"/>
    <w:rsid w:val="006143ED"/>
    <w:rsid w:val="006151D6"/>
    <w:rsid w:val="006169F5"/>
    <w:rsid w:val="006177CC"/>
    <w:rsid w:val="0062008F"/>
    <w:rsid w:val="00620E51"/>
    <w:rsid w:val="00625077"/>
    <w:rsid w:val="00625B68"/>
    <w:rsid w:val="00626913"/>
    <w:rsid w:val="00626AEF"/>
    <w:rsid w:val="0062704E"/>
    <w:rsid w:val="0062747A"/>
    <w:rsid w:val="0063250A"/>
    <w:rsid w:val="006334FC"/>
    <w:rsid w:val="00635B75"/>
    <w:rsid w:val="00637388"/>
    <w:rsid w:val="00642E13"/>
    <w:rsid w:val="00643739"/>
    <w:rsid w:val="00646387"/>
    <w:rsid w:val="00647BEE"/>
    <w:rsid w:val="00650052"/>
    <w:rsid w:val="00651357"/>
    <w:rsid w:val="00651F37"/>
    <w:rsid w:val="00653827"/>
    <w:rsid w:val="00654F1B"/>
    <w:rsid w:val="006614FB"/>
    <w:rsid w:val="006615D5"/>
    <w:rsid w:val="0066179E"/>
    <w:rsid w:val="00661E49"/>
    <w:rsid w:val="00662198"/>
    <w:rsid w:val="006625C4"/>
    <w:rsid w:val="006629C8"/>
    <w:rsid w:val="0066422C"/>
    <w:rsid w:val="00665987"/>
    <w:rsid w:val="00665F51"/>
    <w:rsid w:val="00666DE5"/>
    <w:rsid w:val="00670F06"/>
    <w:rsid w:val="00671D2C"/>
    <w:rsid w:val="0067324F"/>
    <w:rsid w:val="006743F4"/>
    <w:rsid w:val="006767EE"/>
    <w:rsid w:val="006802EA"/>
    <w:rsid w:val="00680DD8"/>
    <w:rsid w:val="00681CE4"/>
    <w:rsid w:val="0068294C"/>
    <w:rsid w:val="00683EE8"/>
    <w:rsid w:val="0068492C"/>
    <w:rsid w:val="006853EE"/>
    <w:rsid w:val="006854CA"/>
    <w:rsid w:val="00686C52"/>
    <w:rsid w:val="00686F42"/>
    <w:rsid w:val="006903C0"/>
    <w:rsid w:val="0069237C"/>
    <w:rsid w:val="0069601A"/>
    <w:rsid w:val="00696590"/>
    <w:rsid w:val="006A2C61"/>
    <w:rsid w:val="006A6D58"/>
    <w:rsid w:val="006A742A"/>
    <w:rsid w:val="006A74B7"/>
    <w:rsid w:val="006B2523"/>
    <w:rsid w:val="006B5783"/>
    <w:rsid w:val="006B687C"/>
    <w:rsid w:val="006B6F3B"/>
    <w:rsid w:val="006C0C7F"/>
    <w:rsid w:val="006C0F74"/>
    <w:rsid w:val="006C1F1C"/>
    <w:rsid w:val="006C650E"/>
    <w:rsid w:val="006D13DC"/>
    <w:rsid w:val="006D551A"/>
    <w:rsid w:val="006D644F"/>
    <w:rsid w:val="006E13E1"/>
    <w:rsid w:val="006E282F"/>
    <w:rsid w:val="006E2CDC"/>
    <w:rsid w:val="006E3501"/>
    <w:rsid w:val="006E7230"/>
    <w:rsid w:val="006E7B37"/>
    <w:rsid w:val="006F0D9A"/>
    <w:rsid w:val="006F2176"/>
    <w:rsid w:val="006F25AD"/>
    <w:rsid w:val="006F2E18"/>
    <w:rsid w:val="006F5E19"/>
    <w:rsid w:val="006F69AD"/>
    <w:rsid w:val="006F744A"/>
    <w:rsid w:val="007009E2"/>
    <w:rsid w:val="00703142"/>
    <w:rsid w:val="00704B02"/>
    <w:rsid w:val="007069A2"/>
    <w:rsid w:val="007134F0"/>
    <w:rsid w:val="00713855"/>
    <w:rsid w:val="007234A4"/>
    <w:rsid w:val="00723F24"/>
    <w:rsid w:val="0072466C"/>
    <w:rsid w:val="00725887"/>
    <w:rsid w:val="007262CB"/>
    <w:rsid w:val="00727920"/>
    <w:rsid w:val="0073113B"/>
    <w:rsid w:val="007323A3"/>
    <w:rsid w:val="00732D37"/>
    <w:rsid w:val="00733612"/>
    <w:rsid w:val="00741F5F"/>
    <w:rsid w:val="007436DE"/>
    <w:rsid w:val="00745EA8"/>
    <w:rsid w:val="00746BE9"/>
    <w:rsid w:val="00750060"/>
    <w:rsid w:val="0075364B"/>
    <w:rsid w:val="00753ED6"/>
    <w:rsid w:val="0075410B"/>
    <w:rsid w:val="00754E87"/>
    <w:rsid w:val="0076372F"/>
    <w:rsid w:val="007648EA"/>
    <w:rsid w:val="007674CD"/>
    <w:rsid w:val="0076796A"/>
    <w:rsid w:val="00770A0B"/>
    <w:rsid w:val="00771404"/>
    <w:rsid w:val="00771D56"/>
    <w:rsid w:val="007832C4"/>
    <w:rsid w:val="0078341C"/>
    <w:rsid w:val="00784F85"/>
    <w:rsid w:val="007905B0"/>
    <w:rsid w:val="00790CEC"/>
    <w:rsid w:val="007923A9"/>
    <w:rsid w:val="00793CEC"/>
    <w:rsid w:val="007963A6"/>
    <w:rsid w:val="00797252"/>
    <w:rsid w:val="007A4A30"/>
    <w:rsid w:val="007A67EE"/>
    <w:rsid w:val="007A6C5F"/>
    <w:rsid w:val="007A6FC3"/>
    <w:rsid w:val="007A736F"/>
    <w:rsid w:val="007B0212"/>
    <w:rsid w:val="007B02AA"/>
    <w:rsid w:val="007B25E5"/>
    <w:rsid w:val="007B3FB7"/>
    <w:rsid w:val="007B3FFE"/>
    <w:rsid w:val="007B4B38"/>
    <w:rsid w:val="007B6A67"/>
    <w:rsid w:val="007B7647"/>
    <w:rsid w:val="007B7CF3"/>
    <w:rsid w:val="007B7DFA"/>
    <w:rsid w:val="007C0BB5"/>
    <w:rsid w:val="007C17EB"/>
    <w:rsid w:val="007C31C5"/>
    <w:rsid w:val="007C3B00"/>
    <w:rsid w:val="007C55EE"/>
    <w:rsid w:val="007C66AE"/>
    <w:rsid w:val="007D26ED"/>
    <w:rsid w:val="007D672E"/>
    <w:rsid w:val="007D7BB3"/>
    <w:rsid w:val="007E1429"/>
    <w:rsid w:val="007E2302"/>
    <w:rsid w:val="007E418A"/>
    <w:rsid w:val="007E624E"/>
    <w:rsid w:val="007E6F2B"/>
    <w:rsid w:val="007F1B34"/>
    <w:rsid w:val="007F3818"/>
    <w:rsid w:val="007F3D4F"/>
    <w:rsid w:val="007F4B8C"/>
    <w:rsid w:val="007F6835"/>
    <w:rsid w:val="007F6CBE"/>
    <w:rsid w:val="007F75F0"/>
    <w:rsid w:val="007F7815"/>
    <w:rsid w:val="00801B72"/>
    <w:rsid w:val="00803CC0"/>
    <w:rsid w:val="00805805"/>
    <w:rsid w:val="00806363"/>
    <w:rsid w:val="00806D1C"/>
    <w:rsid w:val="00810D0A"/>
    <w:rsid w:val="008156E3"/>
    <w:rsid w:val="0081629E"/>
    <w:rsid w:val="00821865"/>
    <w:rsid w:val="0082550F"/>
    <w:rsid w:val="00827712"/>
    <w:rsid w:val="00827D25"/>
    <w:rsid w:val="0083780E"/>
    <w:rsid w:val="008379E4"/>
    <w:rsid w:val="008420BF"/>
    <w:rsid w:val="00843F22"/>
    <w:rsid w:val="00846A21"/>
    <w:rsid w:val="008513E1"/>
    <w:rsid w:val="00852EEA"/>
    <w:rsid w:val="00857AEA"/>
    <w:rsid w:val="00860AFD"/>
    <w:rsid w:val="00860FE0"/>
    <w:rsid w:val="00864270"/>
    <w:rsid w:val="00864B00"/>
    <w:rsid w:val="00866557"/>
    <w:rsid w:val="008704EE"/>
    <w:rsid w:val="00870753"/>
    <w:rsid w:val="00871713"/>
    <w:rsid w:val="008758EF"/>
    <w:rsid w:val="00875F01"/>
    <w:rsid w:val="00876AA3"/>
    <w:rsid w:val="00880007"/>
    <w:rsid w:val="00881A01"/>
    <w:rsid w:val="00883028"/>
    <w:rsid w:val="008837C2"/>
    <w:rsid w:val="008839A0"/>
    <w:rsid w:val="00887B9D"/>
    <w:rsid w:val="0089049B"/>
    <w:rsid w:val="0089223D"/>
    <w:rsid w:val="00893104"/>
    <w:rsid w:val="008938CE"/>
    <w:rsid w:val="00893DFE"/>
    <w:rsid w:val="008A2345"/>
    <w:rsid w:val="008A2681"/>
    <w:rsid w:val="008A4FB6"/>
    <w:rsid w:val="008B0420"/>
    <w:rsid w:val="008B1458"/>
    <w:rsid w:val="008B190A"/>
    <w:rsid w:val="008B1AA1"/>
    <w:rsid w:val="008B1C2F"/>
    <w:rsid w:val="008B2385"/>
    <w:rsid w:val="008B3D3A"/>
    <w:rsid w:val="008C2CA2"/>
    <w:rsid w:val="008C3F09"/>
    <w:rsid w:val="008C73C5"/>
    <w:rsid w:val="008D01AB"/>
    <w:rsid w:val="008D09AE"/>
    <w:rsid w:val="008D0A77"/>
    <w:rsid w:val="008D124C"/>
    <w:rsid w:val="008D1673"/>
    <w:rsid w:val="008D1A1A"/>
    <w:rsid w:val="008D3124"/>
    <w:rsid w:val="008D66BA"/>
    <w:rsid w:val="008E2153"/>
    <w:rsid w:val="008E2A00"/>
    <w:rsid w:val="008E2C2E"/>
    <w:rsid w:val="008E44B4"/>
    <w:rsid w:val="008E4A65"/>
    <w:rsid w:val="008E6EFB"/>
    <w:rsid w:val="008E7246"/>
    <w:rsid w:val="008E77E6"/>
    <w:rsid w:val="008F12E7"/>
    <w:rsid w:val="008F2479"/>
    <w:rsid w:val="008F3156"/>
    <w:rsid w:val="008F334C"/>
    <w:rsid w:val="008F3D12"/>
    <w:rsid w:val="008F5063"/>
    <w:rsid w:val="008F51AA"/>
    <w:rsid w:val="008F6040"/>
    <w:rsid w:val="008F7FF7"/>
    <w:rsid w:val="009023E3"/>
    <w:rsid w:val="00902A77"/>
    <w:rsid w:val="00902FAD"/>
    <w:rsid w:val="009100CB"/>
    <w:rsid w:val="00910173"/>
    <w:rsid w:val="00910BCB"/>
    <w:rsid w:val="00911E91"/>
    <w:rsid w:val="009124C2"/>
    <w:rsid w:val="00912624"/>
    <w:rsid w:val="00912AA3"/>
    <w:rsid w:val="00920E8F"/>
    <w:rsid w:val="00921135"/>
    <w:rsid w:val="00925CE7"/>
    <w:rsid w:val="009276AC"/>
    <w:rsid w:val="00927BE2"/>
    <w:rsid w:val="0093473A"/>
    <w:rsid w:val="009350E3"/>
    <w:rsid w:val="00935D5F"/>
    <w:rsid w:val="00936D72"/>
    <w:rsid w:val="0094068F"/>
    <w:rsid w:val="009406A8"/>
    <w:rsid w:val="00941367"/>
    <w:rsid w:val="009436EA"/>
    <w:rsid w:val="009448D0"/>
    <w:rsid w:val="009470E4"/>
    <w:rsid w:val="00947F07"/>
    <w:rsid w:val="00951893"/>
    <w:rsid w:val="0095434A"/>
    <w:rsid w:val="00954603"/>
    <w:rsid w:val="00954784"/>
    <w:rsid w:val="00954C5A"/>
    <w:rsid w:val="00956320"/>
    <w:rsid w:val="00956923"/>
    <w:rsid w:val="00956AC2"/>
    <w:rsid w:val="00957050"/>
    <w:rsid w:val="00960FDE"/>
    <w:rsid w:val="00961D1D"/>
    <w:rsid w:val="00961DCD"/>
    <w:rsid w:val="009621D0"/>
    <w:rsid w:val="00962736"/>
    <w:rsid w:val="00962DA4"/>
    <w:rsid w:val="009711EF"/>
    <w:rsid w:val="00971ADC"/>
    <w:rsid w:val="00972CAC"/>
    <w:rsid w:val="009739EB"/>
    <w:rsid w:val="009758F7"/>
    <w:rsid w:val="00976A0E"/>
    <w:rsid w:val="00976B1F"/>
    <w:rsid w:val="00977BCD"/>
    <w:rsid w:val="009802CB"/>
    <w:rsid w:val="00983870"/>
    <w:rsid w:val="009865D2"/>
    <w:rsid w:val="00986CA3"/>
    <w:rsid w:val="00987427"/>
    <w:rsid w:val="00987A6D"/>
    <w:rsid w:val="00990E0E"/>
    <w:rsid w:val="0099105F"/>
    <w:rsid w:val="00991092"/>
    <w:rsid w:val="00991119"/>
    <w:rsid w:val="00991F6F"/>
    <w:rsid w:val="00992063"/>
    <w:rsid w:val="009945DB"/>
    <w:rsid w:val="0099596D"/>
    <w:rsid w:val="009961B9"/>
    <w:rsid w:val="009964CF"/>
    <w:rsid w:val="00996A96"/>
    <w:rsid w:val="00997FA0"/>
    <w:rsid w:val="009A0038"/>
    <w:rsid w:val="009A29DC"/>
    <w:rsid w:val="009A3791"/>
    <w:rsid w:val="009A3BD4"/>
    <w:rsid w:val="009A5385"/>
    <w:rsid w:val="009A5B5D"/>
    <w:rsid w:val="009A5F89"/>
    <w:rsid w:val="009A7859"/>
    <w:rsid w:val="009B46C2"/>
    <w:rsid w:val="009B4C85"/>
    <w:rsid w:val="009B5FF2"/>
    <w:rsid w:val="009B7620"/>
    <w:rsid w:val="009C4CE7"/>
    <w:rsid w:val="009C5647"/>
    <w:rsid w:val="009D0CDD"/>
    <w:rsid w:val="009D107D"/>
    <w:rsid w:val="009D3A91"/>
    <w:rsid w:val="009D5B9D"/>
    <w:rsid w:val="009D73E7"/>
    <w:rsid w:val="009E0726"/>
    <w:rsid w:val="009E41A8"/>
    <w:rsid w:val="009E5889"/>
    <w:rsid w:val="009F29CD"/>
    <w:rsid w:val="009F37C4"/>
    <w:rsid w:val="009F4C82"/>
    <w:rsid w:val="009F51F8"/>
    <w:rsid w:val="009F6483"/>
    <w:rsid w:val="009F7187"/>
    <w:rsid w:val="009F73F9"/>
    <w:rsid w:val="00A005FB"/>
    <w:rsid w:val="00A01801"/>
    <w:rsid w:val="00A02DEA"/>
    <w:rsid w:val="00A06FB3"/>
    <w:rsid w:val="00A078DE"/>
    <w:rsid w:val="00A16D87"/>
    <w:rsid w:val="00A16E6D"/>
    <w:rsid w:val="00A23BB2"/>
    <w:rsid w:val="00A30AB9"/>
    <w:rsid w:val="00A31FAF"/>
    <w:rsid w:val="00A32AF3"/>
    <w:rsid w:val="00A32AF4"/>
    <w:rsid w:val="00A33EB7"/>
    <w:rsid w:val="00A366DC"/>
    <w:rsid w:val="00A372F5"/>
    <w:rsid w:val="00A40C1D"/>
    <w:rsid w:val="00A4117A"/>
    <w:rsid w:val="00A42F69"/>
    <w:rsid w:val="00A47DC1"/>
    <w:rsid w:val="00A50699"/>
    <w:rsid w:val="00A50E9D"/>
    <w:rsid w:val="00A513DF"/>
    <w:rsid w:val="00A51A65"/>
    <w:rsid w:val="00A53211"/>
    <w:rsid w:val="00A54A62"/>
    <w:rsid w:val="00A60968"/>
    <w:rsid w:val="00A60A27"/>
    <w:rsid w:val="00A61096"/>
    <w:rsid w:val="00A62A6F"/>
    <w:rsid w:val="00A64883"/>
    <w:rsid w:val="00A64BE3"/>
    <w:rsid w:val="00A64E19"/>
    <w:rsid w:val="00A650CD"/>
    <w:rsid w:val="00A658AF"/>
    <w:rsid w:val="00A673B1"/>
    <w:rsid w:val="00A67916"/>
    <w:rsid w:val="00A67A33"/>
    <w:rsid w:val="00A7314B"/>
    <w:rsid w:val="00A73238"/>
    <w:rsid w:val="00A754F7"/>
    <w:rsid w:val="00A75E2B"/>
    <w:rsid w:val="00A80880"/>
    <w:rsid w:val="00A820BE"/>
    <w:rsid w:val="00A8235D"/>
    <w:rsid w:val="00A825E1"/>
    <w:rsid w:val="00A840B0"/>
    <w:rsid w:val="00A843BE"/>
    <w:rsid w:val="00A851F1"/>
    <w:rsid w:val="00AA169D"/>
    <w:rsid w:val="00AA3111"/>
    <w:rsid w:val="00AA53E5"/>
    <w:rsid w:val="00AA5FF8"/>
    <w:rsid w:val="00AA727E"/>
    <w:rsid w:val="00AB0C72"/>
    <w:rsid w:val="00AB0EFD"/>
    <w:rsid w:val="00AB1141"/>
    <w:rsid w:val="00AB13E6"/>
    <w:rsid w:val="00AB1C28"/>
    <w:rsid w:val="00AB2819"/>
    <w:rsid w:val="00AB5B8B"/>
    <w:rsid w:val="00AB7079"/>
    <w:rsid w:val="00AB78EE"/>
    <w:rsid w:val="00AC0EC1"/>
    <w:rsid w:val="00AC0F0D"/>
    <w:rsid w:val="00AC2594"/>
    <w:rsid w:val="00AC30B3"/>
    <w:rsid w:val="00AC52A9"/>
    <w:rsid w:val="00AC5916"/>
    <w:rsid w:val="00AC79B9"/>
    <w:rsid w:val="00AD0BCF"/>
    <w:rsid w:val="00AD292D"/>
    <w:rsid w:val="00AD3F28"/>
    <w:rsid w:val="00AD4F4A"/>
    <w:rsid w:val="00AD540E"/>
    <w:rsid w:val="00AE005D"/>
    <w:rsid w:val="00AE0B79"/>
    <w:rsid w:val="00AE10F6"/>
    <w:rsid w:val="00AE4306"/>
    <w:rsid w:val="00AE4D6B"/>
    <w:rsid w:val="00AE6244"/>
    <w:rsid w:val="00AE69FF"/>
    <w:rsid w:val="00AE6B14"/>
    <w:rsid w:val="00AE7AE2"/>
    <w:rsid w:val="00AF0D20"/>
    <w:rsid w:val="00AF3C9E"/>
    <w:rsid w:val="00AF3E7A"/>
    <w:rsid w:val="00AF3EF8"/>
    <w:rsid w:val="00AF4A4E"/>
    <w:rsid w:val="00B00DFF"/>
    <w:rsid w:val="00B04639"/>
    <w:rsid w:val="00B05F96"/>
    <w:rsid w:val="00B0688B"/>
    <w:rsid w:val="00B1028D"/>
    <w:rsid w:val="00B10E16"/>
    <w:rsid w:val="00B11430"/>
    <w:rsid w:val="00B132B8"/>
    <w:rsid w:val="00B1340E"/>
    <w:rsid w:val="00B13CA0"/>
    <w:rsid w:val="00B13CE2"/>
    <w:rsid w:val="00B21A24"/>
    <w:rsid w:val="00B2564E"/>
    <w:rsid w:val="00B272BF"/>
    <w:rsid w:val="00B27F80"/>
    <w:rsid w:val="00B303D4"/>
    <w:rsid w:val="00B32F82"/>
    <w:rsid w:val="00B3357A"/>
    <w:rsid w:val="00B33813"/>
    <w:rsid w:val="00B33A49"/>
    <w:rsid w:val="00B356BE"/>
    <w:rsid w:val="00B40D57"/>
    <w:rsid w:val="00B42C7F"/>
    <w:rsid w:val="00B4477A"/>
    <w:rsid w:val="00B447D9"/>
    <w:rsid w:val="00B46682"/>
    <w:rsid w:val="00B46F58"/>
    <w:rsid w:val="00B47A37"/>
    <w:rsid w:val="00B50605"/>
    <w:rsid w:val="00B514C0"/>
    <w:rsid w:val="00B53995"/>
    <w:rsid w:val="00B53BB4"/>
    <w:rsid w:val="00B55C44"/>
    <w:rsid w:val="00B60E76"/>
    <w:rsid w:val="00B618AA"/>
    <w:rsid w:val="00B62CE4"/>
    <w:rsid w:val="00B63458"/>
    <w:rsid w:val="00B63A52"/>
    <w:rsid w:val="00B671D4"/>
    <w:rsid w:val="00B71042"/>
    <w:rsid w:val="00B714BD"/>
    <w:rsid w:val="00B71C33"/>
    <w:rsid w:val="00B728B5"/>
    <w:rsid w:val="00B72C52"/>
    <w:rsid w:val="00B762A5"/>
    <w:rsid w:val="00B76FA5"/>
    <w:rsid w:val="00B77E0D"/>
    <w:rsid w:val="00B804F5"/>
    <w:rsid w:val="00B806F1"/>
    <w:rsid w:val="00B80834"/>
    <w:rsid w:val="00B82CC9"/>
    <w:rsid w:val="00B84586"/>
    <w:rsid w:val="00B853D2"/>
    <w:rsid w:val="00B8727C"/>
    <w:rsid w:val="00B87BCA"/>
    <w:rsid w:val="00B9040D"/>
    <w:rsid w:val="00B91739"/>
    <w:rsid w:val="00B921BB"/>
    <w:rsid w:val="00B9409B"/>
    <w:rsid w:val="00B967FC"/>
    <w:rsid w:val="00B96848"/>
    <w:rsid w:val="00B977F7"/>
    <w:rsid w:val="00BA3453"/>
    <w:rsid w:val="00BA4765"/>
    <w:rsid w:val="00BA5B53"/>
    <w:rsid w:val="00BB049A"/>
    <w:rsid w:val="00BB0FAD"/>
    <w:rsid w:val="00BB3F5B"/>
    <w:rsid w:val="00BB6CB7"/>
    <w:rsid w:val="00BC000E"/>
    <w:rsid w:val="00BC2822"/>
    <w:rsid w:val="00BC2842"/>
    <w:rsid w:val="00BC6126"/>
    <w:rsid w:val="00BD0203"/>
    <w:rsid w:val="00BD2B8F"/>
    <w:rsid w:val="00BD3874"/>
    <w:rsid w:val="00BD3D1D"/>
    <w:rsid w:val="00BD6A8F"/>
    <w:rsid w:val="00BD7677"/>
    <w:rsid w:val="00BE0B16"/>
    <w:rsid w:val="00BE1052"/>
    <w:rsid w:val="00BE1963"/>
    <w:rsid w:val="00BE4D46"/>
    <w:rsid w:val="00BE5177"/>
    <w:rsid w:val="00BE5ED7"/>
    <w:rsid w:val="00BE607D"/>
    <w:rsid w:val="00BE69CE"/>
    <w:rsid w:val="00BE6CA7"/>
    <w:rsid w:val="00BE7E8B"/>
    <w:rsid w:val="00BF23BE"/>
    <w:rsid w:val="00BF490B"/>
    <w:rsid w:val="00BF4C35"/>
    <w:rsid w:val="00BF5492"/>
    <w:rsid w:val="00BF59E0"/>
    <w:rsid w:val="00BF7C58"/>
    <w:rsid w:val="00BF7D22"/>
    <w:rsid w:val="00C0009A"/>
    <w:rsid w:val="00C00946"/>
    <w:rsid w:val="00C01719"/>
    <w:rsid w:val="00C01898"/>
    <w:rsid w:val="00C025FB"/>
    <w:rsid w:val="00C0310B"/>
    <w:rsid w:val="00C03FBB"/>
    <w:rsid w:val="00C049BC"/>
    <w:rsid w:val="00C05CBB"/>
    <w:rsid w:val="00C0693B"/>
    <w:rsid w:val="00C11A1B"/>
    <w:rsid w:val="00C12D80"/>
    <w:rsid w:val="00C14F0D"/>
    <w:rsid w:val="00C15B38"/>
    <w:rsid w:val="00C170E4"/>
    <w:rsid w:val="00C20222"/>
    <w:rsid w:val="00C211CB"/>
    <w:rsid w:val="00C22524"/>
    <w:rsid w:val="00C247A0"/>
    <w:rsid w:val="00C31AB0"/>
    <w:rsid w:val="00C33519"/>
    <w:rsid w:val="00C338CA"/>
    <w:rsid w:val="00C349D7"/>
    <w:rsid w:val="00C3560F"/>
    <w:rsid w:val="00C36BB9"/>
    <w:rsid w:val="00C36F19"/>
    <w:rsid w:val="00C419EF"/>
    <w:rsid w:val="00C428D6"/>
    <w:rsid w:val="00C43FC0"/>
    <w:rsid w:val="00C43FDD"/>
    <w:rsid w:val="00C466CA"/>
    <w:rsid w:val="00C513B4"/>
    <w:rsid w:val="00C52768"/>
    <w:rsid w:val="00C5338B"/>
    <w:rsid w:val="00C538B0"/>
    <w:rsid w:val="00C54FED"/>
    <w:rsid w:val="00C60AC2"/>
    <w:rsid w:val="00C60B56"/>
    <w:rsid w:val="00C60C67"/>
    <w:rsid w:val="00C63408"/>
    <w:rsid w:val="00C6431C"/>
    <w:rsid w:val="00C64A7E"/>
    <w:rsid w:val="00C6612D"/>
    <w:rsid w:val="00C67DB3"/>
    <w:rsid w:val="00C72004"/>
    <w:rsid w:val="00C73250"/>
    <w:rsid w:val="00C73752"/>
    <w:rsid w:val="00C749E4"/>
    <w:rsid w:val="00C76F21"/>
    <w:rsid w:val="00C7773B"/>
    <w:rsid w:val="00C77C45"/>
    <w:rsid w:val="00C80C5A"/>
    <w:rsid w:val="00C81A8C"/>
    <w:rsid w:val="00C81C64"/>
    <w:rsid w:val="00C83EE8"/>
    <w:rsid w:val="00C84BBE"/>
    <w:rsid w:val="00C910AF"/>
    <w:rsid w:val="00C935FF"/>
    <w:rsid w:val="00C93C83"/>
    <w:rsid w:val="00C93D42"/>
    <w:rsid w:val="00C93F1D"/>
    <w:rsid w:val="00C9586C"/>
    <w:rsid w:val="00C97D4F"/>
    <w:rsid w:val="00CA044C"/>
    <w:rsid w:val="00CA08B0"/>
    <w:rsid w:val="00CA1830"/>
    <w:rsid w:val="00CA22C9"/>
    <w:rsid w:val="00CA297E"/>
    <w:rsid w:val="00CA2DAE"/>
    <w:rsid w:val="00CA3DC9"/>
    <w:rsid w:val="00CA5271"/>
    <w:rsid w:val="00CA7DAB"/>
    <w:rsid w:val="00CB0F8A"/>
    <w:rsid w:val="00CB1971"/>
    <w:rsid w:val="00CB4DC9"/>
    <w:rsid w:val="00CB6AB2"/>
    <w:rsid w:val="00CC005C"/>
    <w:rsid w:val="00CC0F5F"/>
    <w:rsid w:val="00CD08BC"/>
    <w:rsid w:val="00CD13C4"/>
    <w:rsid w:val="00CD150A"/>
    <w:rsid w:val="00CD1801"/>
    <w:rsid w:val="00CD23EE"/>
    <w:rsid w:val="00CD3AC6"/>
    <w:rsid w:val="00CD48DE"/>
    <w:rsid w:val="00CD6F96"/>
    <w:rsid w:val="00CE0FC9"/>
    <w:rsid w:val="00CE15CF"/>
    <w:rsid w:val="00CF063A"/>
    <w:rsid w:val="00CF072F"/>
    <w:rsid w:val="00CF2988"/>
    <w:rsid w:val="00CF37E7"/>
    <w:rsid w:val="00CF5DE7"/>
    <w:rsid w:val="00CF7298"/>
    <w:rsid w:val="00D00D31"/>
    <w:rsid w:val="00D04197"/>
    <w:rsid w:val="00D04E75"/>
    <w:rsid w:val="00D05A18"/>
    <w:rsid w:val="00D05FEA"/>
    <w:rsid w:val="00D06C96"/>
    <w:rsid w:val="00D11F73"/>
    <w:rsid w:val="00D122EB"/>
    <w:rsid w:val="00D128F4"/>
    <w:rsid w:val="00D12E15"/>
    <w:rsid w:val="00D12FAD"/>
    <w:rsid w:val="00D13873"/>
    <w:rsid w:val="00D14D31"/>
    <w:rsid w:val="00D150C0"/>
    <w:rsid w:val="00D15BD4"/>
    <w:rsid w:val="00D165CB"/>
    <w:rsid w:val="00D21C1F"/>
    <w:rsid w:val="00D23539"/>
    <w:rsid w:val="00D2482E"/>
    <w:rsid w:val="00D25260"/>
    <w:rsid w:val="00D26E64"/>
    <w:rsid w:val="00D30D0B"/>
    <w:rsid w:val="00D33B08"/>
    <w:rsid w:val="00D34A31"/>
    <w:rsid w:val="00D35090"/>
    <w:rsid w:val="00D36126"/>
    <w:rsid w:val="00D3659D"/>
    <w:rsid w:val="00D4079E"/>
    <w:rsid w:val="00D41338"/>
    <w:rsid w:val="00D4260C"/>
    <w:rsid w:val="00D44640"/>
    <w:rsid w:val="00D5074D"/>
    <w:rsid w:val="00D50D08"/>
    <w:rsid w:val="00D514E4"/>
    <w:rsid w:val="00D557C4"/>
    <w:rsid w:val="00D57C99"/>
    <w:rsid w:val="00D62364"/>
    <w:rsid w:val="00D632B4"/>
    <w:rsid w:val="00D67222"/>
    <w:rsid w:val="00D7104B"/>
    <w:rsid w:val="00D72FF5"/>
    <w:rsid w:val="00D73F98"/>
    <w:rsid w:val="00D77816"/>
    <w:rsid w:val="00D80845"/>
    <w:rsid w:val="00D809AD"/>
    <w:rsid w:val="00D82577"/>
    <w:rsid w:val="00D84315"/>
    <w:rsid w:val="00D84422"/>
    <w:rsid w:val="00D84823"/>
    <w:rsid w:val="00D8764D"/>
    <w:rsid w:val="00D8773E"/>
    <w:rsid w:val="00D87A4D"/>
    <w:rsid w:val="00D87F93"/>
    <w:rsid w:val="00D9241C"/>
    <w:rsid w:val="00D930B9"/>
    <w:rsid w:val="00D9310A"/>
    <w:rsid w:val="00D94A93"/>
    <w:rsid w:val="00D95059"/>
    <w:rsid w:val="00D966A3"/>
    <w:rsid w:val="00DA2B42"/>
    <w:rsid w:val="00DA3574"/>
    <w:rsid w:val="00DA46FA"/>
    <w:rsid w:val="00DA685D"/>
    <w:rsid w:val="00DB20EA"/>
    <w:rsid w:val="00DB256B"/>
    <w:rsid w:val="00DB4665"/>
    <w:rsid w:val="00DB5316"/>
    <w:rsid w:val="00DB59B2"/>
    <w:rsid w:val="00DB6150"/>
    <w:rsid w:val="00DC09D3"/>
    <w:rsid w:val="00DC0DFF"/>
    <w:rsid w:val="00DC1B89"/>
    <w:rsid w:val="00DC46FE"/>
    <w:rsid w:val="00DC5DFA"/>
    <w:rsid w:val="00DD11FD"/>
    <w:rsid w:val="00DD2A7E"/>
    <w:rsid w:val="00DD3268"/>
    <w:rsid w:val="00DD4836"/>
    <w:rsid w:val="00DD4843"/>
    <w:rsid w:val="00DD5079"/>
    <w:rsid w:val="00DD5AF3"/>
    <w:rsid w:val="00DD5DDF"/>
    <w:rsid w:val="00DE0229"/>
    <w:rsid w:val="00DE3CB4"/>
    <w:rsid w:val="00DE4C30"/>
    <w:rsid w:val="00DE5287"/>
    <w:rsid w:val="00DE63CD"/>
    <w:rsid w:val="00DE7191"/>
    <w:rsid w:val="00DE71B0"/>
    <w:rsid w:val="00DF0264"/>
    <w:rsid w:val="00DF07DE"/>
    <w:rsid w:val="00DF660A"/>
    <w:rsid w:val="00DF6A4A"/>
    <w:rsid w:val="00DF7299"/>
    <w:rsid w:val="00DF7567"/>
    <w:rsid w:val="00DF79C2"/>
    <w:rsid w:val="00E01477"/>
    <w:rsid w:val="00E02F59"/>
    <w:rsid w:val="00E0300A"/>
    <w:rsid w:val="00E040F0"/>
    <w:rsid w:val="00E0448F"/>
    <w:rsid w:val="00E067D9"/>
    <w:rsid w:val="00E07B14"/>
    <w:rsid w:val="00E10457"/>
    <w:rsid w:val="00E1312C"/>
    <w:rsid w:val="00E13B18"/>
    <w:rsid w:val="00E1534D"/>
    <w:rsid w:val="00E214F9"/>
    <w:rsid w:val="00E25913"/>
    <w:rsid w:val="00E26515"/>
    <w:rsid w:val="00E32F98"/>
    <w:rsid w:val="00E33155"/>
    <w:rsid w:val="00E3527F"/>
    <w:rsid w:val="00E35332"/>
    <w:rsid w:val="00E35979"/>
    <w:rsid w:val="00E3710B"/>
    <w:rsid w:val="00E428D3"/>
    <w:rsid w:val="00E433CB"/>
    <w:rsid w:val="00E43B0E"/>
    <w:rsid w:val="00E44571"/>
    <w:rsid w:val="00E45540"/>
    <w:rsid w:val="00E472C6"/>
    <w:rsid w:val="00E50A14"/>
    <w:rsid w:val="00E50FEE"/>
    <w:rsid w:val="00E517F5"/>
    <w:rsid w:val="00E51E09"/>
    <w:rsid w:val="00E554C1"/>
    <w:rsid w:val="00E604F9"/>
    <w:rsid w:val="00E60AA1"/>
    <w:rsid w:val="00E60E19"/>
    <w:rsid w:val="00E63468"/>
    <w:rsid w:val="00E63DA2"/>
    <w:rsid w:val="00E66872"/>
    <w:rsid w:val="00E67EE8"/>
    <w:rsid w:val="00E711F0"/>
    <w:rsid w:val="00E725DD"/>
    <w:rsid w:val="00E72B70"/>
    <w:rsid w:val="00E766F4"/>
    <w:rsid w:val="00E77A4E"/>
    <w:rsid w:val="00E77DB7"/>
    <w:rsid w:val="00E80024"/>
    <w:rsid w:val="00E815CA"/>
    <w:rsid w:val="00E8692C"/>
    <w:rsid w:val="00E9045F"/>
    <w:rsid w:val="00E90C57"/>
    <w:rsid w:val="00E949B4"/>
    <w:rsid w:val="00E9610A"/>
    <w:rsid w:val="00E96617"/>
    <w:rsid w:val="00EA2AB9"/>
    <w:rsid w:val="00EA2F32"/>
    <w:rsid w:val="00EA2FAE"/>
    <w:rsid w:val="00EA5EFC"/>
    <w:rsid w:val="00EA66D3"/>
    <w:rsid w:val="00EB416B"/>
    <w:rsid w:val="00EC2631"/>
    <w:rsid w:val="00EC2CB3"/>
    <w:rsid w:val="00EC3217"/>
    <w:rsid w:val="00ED09B5"/>
    <w:rsid w:val="00ED1C4C"/>
    <w:rsid w:val="00ED1FD7"/>
    <w:rsid w:val="00ED20D9"/>
    <w:rsid w:val="00EE05C4"/>
    <w:rsid w:val="00EE0CCF"/>
    <w:rsid w:val="00EE0DF7"/>
    <w:rsid w:val="00EE108A"/>
    <w:rsid w:val="00EE1CCD"/>
    <w:rsid w:val="00EE3627"/>
    <w:rsid w:val="00EE40BE"/>
    <w:rsid w:val="00EE6DD6"/>
    <w:rsid w:val="00EF0AF7"/>
    <w:rsid w:val="00EF171C"/>
    <w:rsid w:val="00EF2077"/>
    <w:rsid w:val="00EF247A"/>
    <w:rsid w:val="00EF2BDE"/>
    <w:rsid w:val="00EF3135"/>
    <w:rsid w:val="00EF4D25"/>
    <w:rsid w:val="00EF640C"/>
    <w:rsid w:val="00EF6A36"/>
    <w:rsid w:val="00F01743"/>
    <w:rsid w:val="00F017B7"/>
    <w:rsid w:val="00F07D8F"/>
    <w:rsid w:val="00F125BF"/>
    <w:rsid w:val="00F125DE"/>
    <w:rsid w:val="00F12799"/>
    <w:rsid w:val="00F20E64"/>
    <w:rsid w:val="00F26376"/>
    <w:rsid w:val="00F27EEF"/>
    <w:rsid w:val="00F304DF"/>
    <w:rsid w:val="00F30823"/>
    <w:rsid w:val="00F3091E"/>
    <w:rsid w:val="00F30B60"/>
    <w:rsid w:val="00F311AF"/>
    <w:rsid w:val="00F3157C"/>
    <w:rsid w:val="00F32F55"/>
    <w:rsid w:val="00F34193"/>
    <w:rsid w:val="00F34B85"/>
    <w:rsid w:val="00F35AEE"/>
    <w:rsid w:val="00F35E0D"/>
    <w:rsid w:val="00F35E82"/>
    <w:rsid w:val="00F362B4"/>
    <w:rsid w:val="00F4110C"/>
    <w:rsid w:val="00F41659"/>
    <w:rsid w:val="00F4283F"/>
    <w:rsid w:val="00F43A29"/>
    <w:rsid w:val="00F456DC"/>
    <w:rsid w:val="00F4792B"/>
    <w:rsid w:val="00F53561"/>
    <w:rsid w:val="00F6049D"/>
    <w:rsid w:val="00F604AD"/>
    <w:rsid w:val="00F6583C"/>
    <w:rsid w:val="00F6642E"/>
    <w:rsid w:val="00F723D3"/>
    <w:rsid w:val="00F74150"/>
    <w:rsid w:val="00F754E4"/>
    <w:rsid w:val="00F757F8"/>
    <w:rsid w:val="00F76CA1"/>
    <w:rsid w:val="00F76D68"/>
    <w:rsid w:val="00F77B84"/>
    <w:rsid w:val="00F80F8C"/>
    <w:rsid w:val="00F81763"/>
    <w:rsid w:val="00F83C48"/>
    <w:rsid w:val="00F8799D"/>
    <w:rsid w:val="00F90D83"/>
    <w:rsid w:val="00F945BE"/>
    <w:rsid w:val="00F94F70"/>
    <w:rsid w:val="00F95110"/>
    <w:rsid w:val="00F95E81"/>
    <w:rsid w:val="00FA0171"/>
    <w:rsid w:val="00FA0C8A"/>
    <w:rsid w:val="00FA5ED6"/>
    <w:rsid w:val="00FA66D3"/>
    <w:rsid w:val="00FA742C"/>
    <w:rsid w:val="00FA75A4"/>
    <w:rsid w:val="00FB03DF"/>
    <w:rsid w:val="00FB3369"/>
    <w:rsid w:val="00FB6DF5"/>
    <w:rsid w:val="00FC03B3"/>
    <w:rsid w:val="00FC23C3"/>
    <w:rsid w:val="00FC25CB"/>
    <w:rsid w:val="00FC2B81"/>
    <w:rsid w:val="00FC36FB"/>
    <w:rsid w:val="00FC3FFD"/>
    <w:rsid w:val="00FC56F7"/>
    <w:rsid w:val="00FC78E8"/>
    <w:rsid w:val="00FC7B74"/>
    <w:rsid w:val="00FC7ECC"/>
    <w:rsid w:val="00FD2BFC"/>
    <w:rsid w:val="00FD3E6E"/>
    <w:rsid w:val="00FD6091"/>
    <w:rsid w:val="00FD6CC1"/>
    <w:rsid w:val="00FD7634"/>
    <w:rsid w:val="00FD77ED"/>
    <w:rsid w:val="00FE09DB"/>
    <w:rsid w:val="00FE5F05"/>
    <w:rsid w:val="00FF2990"/>
    <w:rsid w:val="00FF6DC5"/>
    <w:rsid w:val="18DE634D"/>
    <w:rsid w:val="226C739D"/>
    <w:rsid w:val="3C00E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2576E"/>
  <w15:docId w15:val="{CE61B0A7-F539-44A4-9231-0A326068A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1763"/>
    <w:pPr>
      <w:spacing w:after="0" w:line="360" w:lineRule="auto"/>
      <w:ind w:firstLine="851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D6091"/>
    <w:pPr>
      <w:keepNext/>
      <w:keepLines/>
      <w:numPr>
        <w:numId w:val="11"/>
      </w:numPr>
      <w:spacing w:after="240" w:line="480" w:lineRule="auto"/>
      <w:ind w:left="431" w:hanging="431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2A6F"/>
    <w:pPr>
      <w:keepNext/>
      <w:keepLines/>
      <w:numPr>
        <w:ilvl w:val="1"/>
        <w:numId w:val="11"/>
      </w:numPr>
      <w:spacing w:line="240" w:lineRule="auto"/>
      <w:jc w:val="left"/>
      <w:outlineLvl w:val="1"/>
    </w:pPr>
    <w:rPr>
      <w:rFonts w:eastAsiaTheme="majorEastAsia" w:cstheme="majorBidi"/>
      <w:b/>
      <w:cap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D7BA2"/>
    <w:pPr>
      <w:keepNext/>
      <w:keepLines/>
      <w:numPr>
        <w:ilvl w:val="2"/>
        <w:numId w:val="11"/>
      </w:numPr>
      <w:spacing w:line="240" w:lineRule="auto"/>
      <w:outlineLvl w:val="2"/>
    </w:pPr>
    <w:rPr>
      <w:rFonts w:eastAsiaTheme="majorEastAsia" w:cstheme="majorBidi"/>
      <w:color w:val="auto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0300A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0300A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0300A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0300A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0300A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0300A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5705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D6091"/>
    <w:rPr>
      <w:rFonts w:ascii="Arial" w:eastAsiaTheme="majorEastAsia" w:hAnsi="Arial" w:cstheme="majorBidi"/>
      <w:b/>
      <w:caps/>
      <w:color w:val="000000" w:themeColor="text1"/>
      <w:sz w:val="28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4E7D4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4E7D46"/>
    <w:rPr>
      <w:rFonts w:ascii="Arial" w:eastAsiaTheme="minorEastAsia" w:hAnsi="Arial"/>
      <w:b/>
      <w:color w:val="000000" w:themeColor="text1"/>
      <w:spacing w:val="15"/>
      <w:sz w:val="24"/>
    </w:rPr>
  </w:style>
  <w:style w:type="paragraph" w:customStyle="1" w:styleId="Default">
    <w:name w:val="Default"/>
    <w:rsid w:val="00A6488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D4BD7"/>
    <w:p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105ED4"/>
    <w:pPr>
      <w:tabs>
        <w:tab w:val="right" w:leader="dot" w:pos="8494"/>
      </w:tabs>
      <w:spacing w:after="100"/>
      <w:ind w:left="221" w:firstLine="0"/>
      <w:jc w:val="left"/>
    </w:pPr>
    <w:rPr>
      <w:rFonts w:asciiTheme="minorHAnsi" w:eastAsiaTheme="minorEastAsia" w:hAnsiTheme="minorHAnsi" w:cs="Times New Roman"/>
      <w:color w:val="auto"/>
      <w:sz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D4BD7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color w:val="auto"/>
      <w:sz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D4BD7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lang w:eastAsia="pt-BR"/>
    </w:rPr>
  </w:style>
  <w:style w:type="character" w:styleId="Hyperlink">
    <w:name w:val="Hyperlink"/>
    <w:basedOn w:val="Fontepargpadro"/>
    <w:uiPriority w:val="99"/>
    <w:unhideWhenUsed/>
    <w:rsid w:val="005D4BD7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A62A6F"/>
    <w:rPr>
      <w:rFonts w:ascii="Arial" w:eastAsiaTheme="majorEastAsia" w:hAnsi="Arial" w:cstheme="majorBidi"/>
      <w:b/>
      <w:caps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D7BA2"/>
    <w:rPr>
      <w:rFonts w:ascii="Arial" w:eastAsiaTheme="majorEastAsia" w:hAnsi="Arial" w:cstheme="majorBidi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D9310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310A"/>
    <w:rPr>
      <w:rFonts w:ascii="Arial" w:hAnsi="Arial"/>
      <w:color w:val="000000" w:themeColor="text1"/>
      <w:sz w:val="24"/>
    </w:rPr>
  </w:style>
  <w:style w:type="paragraph" w:styleId="Rodap">
    <w:name w:val="footer"/>
    <w:basedOn w:val="Normal"/>
    <w:link w:val="RodapChar"/>
    <w:uiPriority w:val="99"/>
    <w:unhideWhenUsed/>
    <w:rsid w:val="00D9310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310A"/>
    <w:rPr>
      <w:rFonts w:ascii="Arial" w:hAnsi="Arial"/>
      <w:color w:val="000000" w:themeColor="text1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A57E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A57E1"/>
    <w:rPr>
      <w:rFonts w:ascii="Tahoma" w:hAnsi="Tahoma" w:cs="Tahoma"/>
      <w:color w:val="000000" w:themeColor="text1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A57E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A57E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A57E1"/>
    <w:rPr>
      <w:rFonts w:ascii="Arial" w:hAnsi="Arial"/>
      <w:color w:val="000000" w:themeColor="text1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A57E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A57E1"/>
    <w:rPr>
      <w:rFonts w:ascii="Arial" w:hAnsi="Arial"/>
      <w:b/>
      <w:bCs/>
      <w:color w:val="000000" w:themeColor="text1"/>
      <w:sz w:val="20"/>
      <w:szCs w:val="20"/>
    </w:rPr>
  </w:style>
  <w:style w:type="table" w:styleId="Tabelacomgrade">
    <w:name w:val="Table Grid"/>
    <w:basedOn w:val="Tabelanormal"/>
    <w:uiPriority w:val="39"/>
    <w:rsid w:val="000646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har"/>
    <w:uiPriority w:val="10"/>
    <w:qFormat/>
    <w:rsid w:val="00D57C99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57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0300A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0300A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0300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0300A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030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030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header" Target="header1.xml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86A61-6E60-4B6E-B0D7-A4CACBE04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57</Pages>
  <Words>6362</Words>
  <Characters>34361</Characters>
  <Application>Microsoft Office Word</Application>
  <DocSecurity>0</DocSecurity>
  <Lines>286</Lines>
  <Paragraphs>81</Paragraphs>
  <ScaleCrop>false</ScaleCrop>
  <Company>Microsoft</Company>
  <LinksUpToDate>false</LinksUpToDate>
  <CharactersWithSpaces>40642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</dc:creator>
  <cp:keywords/>
  <cp:lastModifiedBy>Felipe Santiago</cp:lastModifiedBy>
  <cp:revision>674</cp:revision>
  <cp:lastPrinted>2018-06-17T11:35:00Z</cp:lastPrinted>
  <dcterms:created xsi:type="dcterms:W3CDTF">2018-06-15T16:03:00Z</dcterms:created>
  <dcterms:modified xsi:type="dcterms:W3CDTF">2018-08-21T18:35:00Z</dcterms:modified>
</cp:coreProperties>
</file>